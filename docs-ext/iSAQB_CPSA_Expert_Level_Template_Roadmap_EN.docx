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1B27A4FE" w:rsidR="00CE1F54" w:rsidRPr="00DB205B" w:rsidRDefault="00EF196B" w:rsidP="00CE1F54">
      <w:pPr>
        <w:pStyle w:val="Titel"/>
        <w:rPr>
          <w:rFonts w:asciiTheme="minorHAnsi" w:hAnsiTheme="minorHAnsi" w:cstheme="minorHAnsi"/>
          <w:sz w:val="40"/>
          <w:szCs w:val="40"/>
        </w:rPr>
      </w:pPr>
      <w:r w:rsidRPr="00DB205B">
        <w:rPr>
          <w:rFonts w:asciiTheme="minorHAnsi" w:hAnsiTheme="minorHAnsi" w:cstheme="minorHAnsi"/>
          <w:sz w:val="40"/>
          <w:szCs w:val="40"/>
        </w:rPr>
        <w:t>Roadmap Template</w:t>
      </w:r>
    </w:p>
    <w:p w14:paraId="71F12E31" w14:textId="77777777" w:rsidR="006309DA" w:rsidRPr="00DB205B" w:rsidRDefault="006309DA" w:rsidP="00CE1F54">
      <w:pPr>
        <w:pStyle w:val="Titel"/>
        <w:rPr>
          <w:rFonts w:asciiTheme="minorHAnsi" w:hAnsiTheme="minorHAnsi" w:cstheme="minorHAnsi"/>
          <w:sz w:val="40"/>
          <w:szCs w:val="40"/>
        </w:rPr>
      </w:pPr>
    </w:p>
    <w:p w14:paraId="5E7CB0DB" w14:textId="77777777" w:rsidR="00CE1F54" w:rsidRPr="00DB205B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proofErr w:type="spellStart"/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iSAQB</w:t>
      </w:r>
      <w:proofErr w:type="spellEnd"/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CPSA Expert Level</w:t>
      </w:r>
    </w:p>
    <w:p w14:paraId="7099AFDA" w14:textId="663DEE25" w:rsidR="00CE1F54" w:rsidRPr="00DB205B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Version 202</w:t>
      </w:r>
      <w:r w:rsidR="0041750A"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41750A"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03</w:t>
      </w:r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41750A"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5</w:t>
      </w:r>
    </w:p>
    <w:p w14:paraId="4B056E71" w14:textId="77777777" w:rsidR="006309DA" w:rsidRPr="00DB205B" w:rsidRDefault="006309DA" w:rsidP="006309DA">
      <w:pPr>
        <w:pStyle w:val="Textbody"/>
        <w:rPr>
          <w:lang w:val="en-US"/>
        </w:rPr>
      </w:pPr>
    </w:p>
    <w:p w14:paraId="52FC266B" w14:textId="77777777" w:rsidR="00CE1F54" w:rsidRPr="00DB205B" w:rsidRDefault="00CE1F54" w:rsidP="00CE1F54">
      <w:pPr>
        <w:rPr>
          <w:rFonts w:cstheme="minorHAnsi"/>
          <w:sz w:val="24"/>
          <w:szCs w:val="24"/>
        </w:rPr>
      </w:pPr>
    </w:p>
    <w:p w14:paraId="2E5ACA30" w14:textId="64FA2F10" w:rsidR="00CE1F54" w:rsidRPr="00DB205B" w:rsidRDefault="00EF196B" w:rsidP="00CE1F54">
      <w:pPr>
        <w:rPr>
          <w:rFonts w:asciiTheme="minorHAnsi" w:hAnsiTheme="minorHAnsi" w:cstheme="minorHAnsi"/>
          <w:sz w:val="24"/>
          <w:szCs w:val="24"/>
        </w:rPr>
      </w:pPr>
      <w:r w:rsidRPr="00DB205B">
        <w:rPr>
          <w:rFonts w:asciiTheme="minorHAnsi" w:hAnsiTheme="minorHAnsi" w:cstheme="minorHAnsi"/>
          <w:sz w:val="24"/>
          <w:szCs w:val="24"/>
        </w:rPr>
        <w:t>To obtain the "</w:t>
      </w:r>
      <w:proofErr w:type="spellStart"/>
      <w:r w:rsidRPr="00DB205B">
        <w:rPr>
          <w:rFonts w:asciiTheme="minorHAnsi" w:hAnsiTheme="minorHAnsi" w:cstheme="minorHAnsi"/>
          <w:sz w:val="24"/>
          <w:szCs w:val="24"/>
        </w:rPr>
        <w:t>iSAQB</w:t>
      </w:r>
      <w:proofErr w:type="spellEnd"/>
      <w:r w:rsidRPr="00DB205B">
        <w:rPr>
          <w:rFonts w:asciiTheme="minorHAnsi" w:hAnsiTheme="minorHAnsi" w:cstheme="minorHAnsi"/>
          <w:sz w:val="24"/>
          <w:szCs w:val="24"/>
        </w:rPr>
        <w:t xml:space="preserve"> CPSA Expert Level" certificate, applicants</w:t>
      </w:r>
      <w:del w:id="0" w:author="Hermann Woock" w:date="2023-10-02T12:25:00Z">
        <w:r w:rsidRPr="00DB205B" w:rsidDel="003541B8">
          <w:rPr>
            <w:rFonts w:asciiTheme="minorHAnsi" w:hAnsiTheme="minorHAnsi" w:cstheme="minorHAnsi"/>
            <w:sz w:val="24"/>
            <w:szCs w:val="24"/>
          </w:rPr>
          <w:delText xml:space="preserve"> </w:delText>
        </w:r>
      </w:del>
      <w:r w:rsidRPr="00DB205B">
        <w:rPr>
          <w:rFonts w:asciiTheme="minorHAnsi" w:hAnsiTheme="minorHAnsi" w:cstheme="minorHAnsi"/>
          <w:sz w:val="24"/>
          <w:szCs w:val="24"/>
        </w:rPr>
        <w:t xml:space="preserve"> </w:t>
      </w:r>
      <w:r w:rsidR="00F71A69">
        <w:rPr>
          <w:rFonts w:asciiTheme="minorHAnsi" w:hAnsiTheme="minorHAnsi" w:cstheme="minorHAnsi"/>
          <w:sz w:val="24"/>
          <w:szCs w:val="24"/>
        </w:rPr>
        <w:t xml:space="preserve">are requested to work on a </w:t>
      </w:r>
      <w:r w:rsidRPr="00DB205B">
        <w:rPr>
          <w:rFonts w:asciiTheme="minorHAnsi" w:hAnsiTheme="minorHAnsi" w:cstheme="minorHAnsi"/>
          <w:sz w:val="24"/>
          <w:szCs w:val="24"/>
        </w:rPr>
        <w:t xml:space="preserve">topic in a </w:t>
      </w:r>
      <w:commentRangeStart w:id="1"/>
      <w:r w:rsidRPr="00DB205B">
        <w:rPr>
          <w:rFonts w:asciiTheme="minorHAnsi" w:hAnsiTheme="minorHAnsi" w:cstheme="minorHAnsi"/>
          <w:sz w:val="24"/>
          <w:szCs w:val="24"/>
        </w:rPr>
        <w:t>working group</w:t>
      </w:r>
      <w:commentRangeEnd w:id="1"/>
      <w:r w:rsidR="00F71A69">
        <w:rPr>
          <w:rStyle w:val="Kommentarzeichen"/>
          <w:rFonts w:ascii="StoneSans" w:hAnsi="StoneSans" w:cs="Times New Roman"/>
          <w:kern w:val="0"/>
          <w:lang w:val="de-DE" w:eastAsia="de-DE"/>
        </w:rPr>
        <w:commentReference w:id="1"/>
      </w:r>
      <w:r w:rsidRPr="00DB205B">
        <w:rPr>
          <w:rFonts w:asciiTheme="minorHAnsi" w:hAnsiTheme="minorHAnsi" w:cstheme="minorHAnsi"/>
          <w:sz w:val="24"/>
          <w:szCs w:val="24"/>
        </w:rPr>
        <w:t>. To plan this work, the working group must create a roadmap and coordinate it with the topic moderator. This document provides a template for the roadmap. The italicized text represents explanations that need to be replaced with your own text.</w:t>
      </w:r>
    </w:p>
    <w:p w14:paraId="6C0B5BD1" w14:textId="77777777" w:rsidR="00CE1F54" w:rsidRPr="00DB205B" w:rsidRDefault="00CE1F54" w:rsidP="00CE1F54">
      <w:pPr>
        <w:rPr>
          <w:rFonts w:cstheme="minorHAnsi"/>
          <w:sz w:val="24"/>
          <w:szCs w:val="24"/>
        </w:rPr>
      </w:pPr>
    </w:p>
    <w:p w14:paraId="0ACE4C9A" w14:textId="77777777" w:rsidR="00CE1F54" w:rsidRPr="00DB205B" w:rsidRDefault="00CE1F54" w:rsidP="00CE1F54">
      <w:pPr>
        <w:pStyle w:val="ContentsHeading"/>
        <w:tabs>
          <w:tab w:val="right" w:leader="dot" w:pos="9406"/>
        </w:tabs>
        <w:rPr>
          <w:rFonts w:asciiTheme="minorHAnsi" w:hAnsiTheme="minorHAnsi" w:cstheme="minorHAnsi"/>
          <w:sz w:val="24"/>
          <w:szCs w:val="24"/>
          <w:lang w:val="en-US"/>
        </w:rPr>
      </w:pPr>
      <w:r w:rsidRPr="00DB205B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en-US"/>
        </w:rPr>
        <w:fldChar w:fldCharType="begin"/>
      </w:r>
      <w:r w:rsidRPr="00DB205B">
        <w:rPr>
          <w:rFonts w:asciiTheme="minorHAnsi" w:hAnsiTheme="minorHAnsi" w:cstheme="minorHAnsi"/>
          <w:sz w:val="24"/>
          <w:szCs w:val="24"/>
          <w:lang w:val="en-US"/>
        </w:rPr>
        <w:instrText xml:space="preserve"> TOC \o "1-9" \u \l 1-9 \h </w:instrText>
      </w:r>
      <w:r w:rsidRPr="00DB205B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en-US"/>
        </w:rPr>
        <w:fldChar w:fldCharType="separate"/>
      </w:r>
      <w:r w:rsidRPr="00DB205B">
        <w:rPr>
          <w:rFonts w:asciiTheme="minorHAnsi" w:hAnsiTheme="minorHAnsi" w:cstheme="minorHAnsi"/>
          <w:sz w:val="24"/>
          <w:szCs w:val="24"/>
          <w:lang w:val="en-US"/>
        </w:rPr>
        <w:t>Inhaltsverzeichnis</w:t>
      </w:r>
    </w:p>
    <w:p w14:paraId="275D642C" w14:textId="77777777" w:rsidR="00CE1F54" w:rsidRPr="00DB205B" w:rsidRDefault="003541B8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12" w:anchor="__RefHeading___Toc759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Ziele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2</w:t>
        </w:r>
      </w:hyperlink>
    </w:p>
    <w:p w14:paraId="44D8B69D" w14:textId="77777777" w:rsidR="00CE1F54" w:rsidRPr="00DB205B" w:rsidRDefault="003541B8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13" w:anchor="__RefHeading___Toc761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Kontaktdaten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2</w:t>
        </w:r>
      </w:hyperlink>
    </w:p>
    <w:p w14:paraId="48E27B94" w14:textId="77777777" w:rsidR="00CE1F54" w:rsidRPr="00DB205B" w:rsidRDefault="003541B8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14" w:anchor="__RefHeading___Toc763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Vorgehensweise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2</w:t>
        </w:r>
      </w:hyperlink>
    </w:p>
    <w:p w14:paraId="33ABAEBD" w14:textId="77777777" w:rsidR="00CE1F54" w:rsidRPr="00DB205B" w:rsidRDefault="003541B8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5" w:anchor="__RefHeading___Toc765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Rollen und Aufgaben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2</w:t>
        </w:r>
      </w:hyperlink>
    </w:p>
    <w:p w14:paraId="5C5B578F" w14:textId="77777777" w:rsidR="00CE1F54" w:rsidRPr="00DB205B" w:rsidRDefault="003541B8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6" w:anchor="__RefHeading___Toc767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Zeitplan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3</w:t>
        </w:r>
      </w:hyperlink>
    </w:p>
    <w:p w14:paraId="373AED0E" w14:textId="77777777" w:rsidR="00CE1F54" w:rsidRPr="00DB205B" w:rsidRDefault="003541B8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7" w:anchor="__RefHeading___Toc769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Eingesetzte Werkzeuge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4</w:t>
        </w:r>
      </w:hyperlink>
    </w:p>
    <w:p w14:paraId="6AA4FF56" w14:textId="77777777" w:rsidR="00CE1F54" w:rsidRPr="00DB205B" w:rsidRDefault="003541B8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8" w:anchor="__RefHeading___Toc771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Methodik der Erarbeitung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4</w:t>
        </w:r>
      </w:hyperlink>
    </w:p>
    <w:p w14:paraId="56E46A7F" w14:textId="77777777" w:rsidR="00CE1F54" w:rsidRPr="00DB205B" w:rsidRDefault="003541B8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9" w:anchor="__RefHeading___Toc773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Review-Prozess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5</w:t>
        </w:r>
      </w:hyperlink>
    </w:p>
    <w:p w14:paraId="13D66554" w14:textId="77777777" w:rsidR="00CE1F54" w:rsidRPr="00DB205B" w:rsidRDefault="003541B8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20" w:anchor="__RefHeading___Toc775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Literatur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5</w:t>
        </w:r>
      </w:hyperlink>
    </w:p>
    <w:p w14:paraId="22F9FD2B" w14:textId="77777777" w:rsidR="00CE1F54" w:rsidRPr="00DB205B" w:rsidRDefault="003541B8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21" w:anchor="__RefHeading___Toc777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Ergebnisse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6</w:t>
        </w:r>
      </w:hyperlink>
    </w:p>
    <w:p w14:paraId="6B721031" w14:textId="77777777" w:rsidR="00CE1F54" w:rsidRPr="00DB205B" w:rsidRDefault="003541B8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22" w:anchor="__RefHeading___Toc779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Verpflichtender Artikel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6</w:t>
        </w:r>
      </w:hyperlink>
    </w:p>
    <w:p w14:paraId="11E42323" w14:textId="77777777" w:rsidR="00CE1F54" w:rsidRPr="00DB205B" w:rsidRDefault="003541B8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23" w:anchor="__RefHeading___Toc781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Mindestens ein weiteres Ergebnis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7</w:t>
        </w:r>
      </w:hyperlink>
    </w:p>
    <w:p w14:paraId="7824A897" w14:textId="77777777" w:rsidR="00CE1F54" w:rsidRPr="00DB205B" w:rsidRDefault="003541B8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24" w:anchor="__RefHeading___Toc783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Geplante Einreichungen bei Konferenzen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7</w:t>
        </w:r>
      </w:hyperlink>
    </w:p>
    <w:p w14:paraId="31648F82" w14:textId="77777777" w:rsidR="00CE1F54" w:rsidRPr="00DB205B" w:rsidRDefault="003541B8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25" w:anchor="__RefHeading___Toc785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Geplante Einreichungen bei Fachzeitschriften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8</w:t>
        </w:r>
      </w:hyperlink>
    </w:p>
    <w:p w14:paraId="7E932C98" w14:textId="66FB9716" w:rsidR="00F03BD9" w:rsidRPr="00DB205B" w:rsidRDefault="00CE1F54" w:rsidP="00F03BD9">
      <w:pPr>
        <w:rPr>
          <w:rFonts w:asciiTheme="minorHAnsi" w:hAnsiTheme="minorHAnsi" w:cstheme="minorHAnsi"/>
          <w:sz w:val="28"/>
          <w:szCs w:val="28"/>
        </w:rPr>
      </w:pPr>
      <w:r w:rsidRPr="00DB205B">
        <w:rPr>
          <w:rFonts w:eastAsia="Noto Serif CJK SC" w:cstheme="minorHAnsi"/>
          <w:sz w:val="24"/>
          <w:szCs w:val="24"/>
        </w:rPr>
        <w:fldChar w:fldCharType="end"/>
      </w:r>
      <w:bookmarkStart w:id="2" w:name="__RefHeading___Toc759_1090790346"/>
    </w:p>
    <w:p w14:paraId="32114C51" w14:textId="77777777" w:rsidR="00F03BD9" w:rsidRPr="00DB205B" w:rsidRDefault="00F03BD9" w:rsidP="00CE1F54">
      <w:pPr>
        <w:pStyle w:val="berschrift1"/>
        <w:rPr>
          <w:rFonts w:asciiTheme="minorHAnsi" w:hAnsiTheme="minorHAnsi" w:cstheme="minorHAnsi"/>
          <w:sz w:val="28"/>
          <w:szCs w:val="28"/>
          <w:lang w:val="en-US"/>
        </w:rPr>
      </w:pPr>
    </w:p>
    <w:bookmarkEnd w:id="2"/>
    <w:p w14:paraId="78190FAC" w14:textId="3742719F" w:rsidR="00CE1F54" w:rsidRPr="00DB205B" w:rsidRDefault="00EF196B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Objectives</w:t>
      </w:r>
      <w:r w:rsidR="00CE1F54"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:</w:t>
      </w:r>
    </w:p>
    <w:p w14:paraId="59AF2458" w14:textId="77777777" w:rsidR="006309DA" w:rsidRPr="00DB205B" w:rsidRDefault="006309DA" w:rsidP="006309DA">
      <w:pPr>
        <w:rPr>
          <w:lang w:eastAsia="de-DE"/>
        </w:rPr>
      </w:pPr>
    </w:p>
    <w:p w14:paraId="747B3FAE" w14:textId="69DA0792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3746DC57" w14:textId="05F59828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the goals of the working group. What problem do you want to solve? The goal must be the creation of new knowledge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347FBF43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23D93606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5EFA3EFF" w14:textId="7719EB5C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A concrete goal helps the working group to work in a focused manner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414FAD08" w14:textId="77777777" w:rsidR="00CE1F54" w:rsidRPr="00DB205B" w:rsidRDefault="00CE1F54" w:rsidP="00CB16ED">
      <w:pPr>
        <w:pStyle w:val="Textbody"/>
        <w:spacing w:after="0"/>
        <w:jc w:val="right"/>
        <w:rPr>
          <w:rFonts w:asciiTheme="minorHAnsi" w:hAnsiTheme="minorHAnsi" w:cstheme="minorHAnsi"/>
          <w:i/>
          <w:iCs/>
          <w:lang w:val="en-US"/>
        </w:rPr>
      </w:pPr>
    </w:p>
    <w:p w14:paraId="28ADD111" w14:textId="5D0D885A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lastRenderedPageBreak/>
        <w:t>Style</w:t>
      </w:r>
    </w:p>
    <w:p w14:paraId="2F3A45C1" w14:textId="7B45CFAB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the problem and the objectives in a few paragraphs. A list or table is suitable for sub-goals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6992C903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3F36785E" w14:textId="7A9D2957" w:rsidR="00CE1F54" w:rsidRPr="00DB205B" w:rsidRDefault="00EF196B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Contact details</w:t>
      </w:r>
      <w:r w:rsidR="00CE1F54"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:</w:t>
      </w:r>
    </w:p>
    <w:p w14:paraId="7FDE308A" w14:textId="77777777" w:rsidR="007D67E9" w:rsidRPr="00DB205B" w:rsidRDefault="007D67E9" w:rsidP="007D67E9">
      <w:pPr>
        <w:rPr>
          <w:lang w:eastAsia="de-DE"/>
        </w:rPr>
      </w:pPr>
    </w:p>
    <w:p w14:paraId="27B486CA" w14:textId="4718A0A7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53A3C8A6" w14:textId="2BB8C7FE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contact information for the members of the working group: name, e-mail, phone number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, ...</w:t>
      </w:r>
    </w:p>
    <w:p w14:paraId="4D557D44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63B3884C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commentRangeStart w:id="3"/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  <w:commentRangeEnd w:id="3"/>
      <w:r w:rsidR="00F71A69">
        <w:rPr>
          <w:rStyle w:val="Kommentarzeichen"/>
          <w:rFonts w:ascii="StoneSans" w:eastAsia="Times New Roman" w:hAnsi="StoneSans" w:cs="Times New Roman"/>
          <w:kern w:val="0"/>
          <w:lang w:val="de-DE" w:eastAsia="de-DE" w:bidi="ar-SA"/>
        </w:rPr>
        <w:commentReference w:id="3"/>
      </w:r>
    </w:p>
    <w:p w14:paraId="7980A957" w14:textId="2A821CAD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The members of the working group need to know how to reach their colleagues.</w:t>
      </w:r>
    </w:p>
    <w:p w14:paraId="57ED77B9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4C16DDA1" w14:textId="1E89BF1A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24415922" w14:textId="5D490A58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or table</w:t>
      </w:r>
    </w:p>
    <w:p w14:paraId="36160F18" w14:textId="77777777" w:rsidR="007D67E9" w:rsidRPr="00DB205B" w:rsidRDefault="007D67E9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7A05398D" w14:textId="2F2DE902" w:rsidR="00CE1F54" w:rsidRPr="00DB205B" w:rsidRDefault="00EF196B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Proceeding</w:t>
      </w:r>
      <w:r w:rsidR="00CE1F54"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:</w:t>
      </w:r>
    </w:p>
    <w:p w14:paraId="4E533FD3" w14:textId="77777777" w:rsidR="007D67E9" w:rsidRPr="00DB205B" w:rsidRDefault="007D67E9" w:rsidP="007D67E9">
      <w:pPr>
        <w:rPr>
          <w:lang w:eastAsia="de-DE"/>
        </w:rPr>
      </w:pPr>
    </w:p>
    <w:p w14:paraId="357DCC03" w14:textId="0AA7BDA6" w:rsidR="00CE1F54" w:rsidRPr="00DB205B" w:rsidRDefault="00EF196B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Roles and tasks</w:t>
      </w:r>
      <w:r w:rsidR="00CE1F54"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:</w:t>
      </w:r>
    </w:p>
    <w:p w14:paraId="3608573F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7907E2A7" w14:textId="0CF103E5" w:rsidR="00CE1F54" w:rsidRPr="00DB205B" w:rsidRDefault="00E24AA6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3E8F078C" w14:textId="7676B018" w:rsidR="00CE1F54" w:rsidRPr="00DB205B" w:rsidRDefault="00E24AA6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roles and/or tasks of the working group members. It is up to the working group whether they would rather list roles or tasks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10214879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67E60FCA" w14:textId="065327FD" w:rsidR="00CE1F54" w:rsidRPr="00DB205B" w:rsidRDefault="00E24AA6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Roll examples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0"/>
        <w:gridCol w:w="4325"/>
        <w:gridCol w:w="3330"/>
      </w:tblGrid>
      <w:tr w:rsidR="00CE1F54" w:rsidRPr="00DB205B" w14:paraId="2163BC8B" w14:textId="77777777" w:rsidTr="00375F8A"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F89D4F" w14:textId="5563D60E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Roll</w:t>
            </w:r>
          </w:p>
        </w:tc>
        <w:tc>
          <w:tcPr>
            <w:tcW w:w="4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B7D33C" w14:textId="2C73B2F5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Job</w:t>
            </w:r>
          </w:p>
        </w:tc>
        <w:tc>
          <w:tcPr>
            <w:tcW w:w="3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2FA898" w14:textId="516343EC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Responsibility</w:t>
            </w:r>
          </w:p>
        </w:tc>
      </w:tr>
      <w:tr w:rsidR="00CE1F54" w:rsidRPr="00DB205B" w14:paraId="487118E2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A44D480" w14:textId="7856BE86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recorder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D98E83A" w14:textId="2624DAAD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write minutes for meetings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1B59D" w14:textId="4929294C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each, alternately</w:t>
            </w:r>
          </w:p>
        </w:tc>
      </w:tr>
      <w:tr w:rsidR="00CE1F54" w:rsidRPr="00DB205B" w14:paraId="59ED224B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D46F91" w14:textId="03C8FA76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IT infrastructure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EFA0A9" w14:textId="334BD188" w:rsidR="00E24AA6" w:rsidRPr="00DB205B" w:rsidRDefault="00E24AA6" w:rsidP="00375F8A">
            <w:pPr>
              <w:pStyle w:val="Textbody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 xml:space="preserve">video conferencing system, </w:t>
            </w:r>
          </w:p>
          <w:p w14:paraId="6D4CF4C7" w14:textId="77777777" w:rsidR="00E24AA6" w:rsidRPr="00DB205B" w:rsidRDefault="00E24AA6" w:rsidP="00375F8A">
            <w:pPr>
              <w:pStyle w:val="Textbody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project management tool,</w:t>
            </w:r>
          </w:p>
          <w:p w14:paraId="31C8E2DF" w14:textId="3C575C7F" w:rsidR="00CE1F54" w:rsidRPr="00DB205B" w:rsidRDefault="00E24AA6" w:rsidP="00375F8A">
            <w:pPr>
              <w:pStyle w:val="Textbody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version management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B44CA6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Franziska</w:t>
            </w:r>
          </w:p>
        </w:tc>
      </w:tr>
      <w:tr w:rsidR="00CE1F54" w:rsidRPr="00DB205B" w14:paraId="2B8B56FF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49749B" w14:textId="64EB74EB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moderator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0B5B98" w14:textId="2D5EBA7B" w:rsidR="00CE1F54" w:rsidRPr="00DB205B" w:rsidRDefault="00E24AA6" w:rsidP="00375F8A">
            <w:pPr>
              <w:pStyle w:val="Textbody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Moderate the meetings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8C57E4E" w14:textId="05A686DB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Paul und Su</w:t>
            </w:r>
            <w:ins w:id="4" w:author="Woock, Kristina" w:date="2023-10-02T11:59:00Z">
              <w:r w:rsidR="00F71A69">
                <w:rPr>
                  <w:rFonts w:asciiTheme="minorHAnsi" w:hAnsiTheme="minorHAnsi" w:cstheme="minorHAnsi"/>
                  <w:i/>
                  <w:iCs/>
                  <w:lang w:val="en-US"/>
                </w:rPr>
                <w:t>z</w:t>
              </w:r>
            </w:ins>
            <w:del w:id="5" w:author="Woock, Kristina" w:date="2023-10-02T11:59:00Z">
              <w:r w:rsidRPr="00DB205B" w:rsidDel="00F71A69">
                <w:rPr>
                  <w:rFonts w:asciiTheme="minorHAnsi" w:hAnsiTheme="minorHAnsi" w:cstheme="minorHAnsi"/>
                  <w:i/>
                  <w:iCs/>
                  <w:lang w:val="en-US"/>
                </w:rPr>
                <w:delText>s</w:delText>
              </w:r>
            </w:del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anne</w:t>
            </w:r>
          </w:p>
        </w:tc>
      </w:tr>
    </w:tbl>
    <w:p w14:paraId="1B953441" w14:textId="70E5E5FE" w:rsidR="00CE1F54" w:rsidRPr="00DB205B" w:rsidRDefault="00CE1F54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3EB53856" w14:textId="77777777" w:rsidR="0041750A" w:rsidRPr="00DB205B" w:rsidRDefault="0041750A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46025D42" w14:textId="452ABE3E" w:rsidR="00CE1F54" w:rsidRPr="00DB205B" w:rsidRDefault="008F637F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lastRenderedPageBreak/>
        <w:t>Examples of tasks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63C076EE" w14:textId="7A815B54" w:rsidR="00CE1F54" w:rsidRPr="00DB205B" w:rsidRDefault="008F637F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Matthew is mainly responsible for the organization of the planned survey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699F6D03" w14:textId="37CCF312" w:rsidR="00CE1F54" w:rsidRPr="00DB205B" w:rsidRDefault="008F637F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</w:t>
      </w:r>
      <w:r w:rsidR="00FB7BFD" w:rsidRPr="00DB205B">
        <w:rPr>
          <w:rFonts w:asciiTheme="minorHAnsi" w:hAnsiTheme="minorHAnsi" w:cstheme="minorHAnsi"/>
          <w:i/>
          <w:iCs/>
          <w:lang w:val="en-US"/>
        </w:rPr>
        <w:t>z</w:t>
      </w:r>
      <w:r w:rsidRPr="00DB205B">
        <w:rPr>
          <w:rFonts w:asciiTheme="minorHAnsi" w:hAnsiTheme="minorHAnsi" w:cstheme="minorHAnsi"/>
          <w:i/>
          <w:iCs/>
          <w:lang w:val="en-US"/>
        </w:rPr>
        <w:t>a</w:t>
      </w:r>
      <w:r w:rsidR="00FB7BFD" w:rsidRPr="00DB205B">
        <w:rPr>
          <w:rFonts w:asciiTheme="minorHAnsi" w:hAnsiTheme="minorHAnsi" w:cstheme="minorHAnsi"/>
          <w:i/>
          <w:iCs/>
          <w:lang w:val="en-US"/>
        </w:rPr>
        <w:t>n</w:t>
      </w:r>
      <w:r w:rsidRPr="00DB205B">
        <w:rPr>
          <w:rFonts w:asciiTheme="minorHAnsi" w:hAnsiTheme="minorHAnsi" w:cstheme="minorHAnsi"/>
          <w:i/>
          <w:iCs/>
          <w:lang w:val="en-US"/>
        </w:rPr>
        <w:t>n</w:t>
      </w:r>
      <w:r w:rsidR="00FB7BFD" w:rsidRPr="00DB205B">
        <w:rPr>
          <w:rFonts w:asciiTheme="minorHAnsi" w:hAnsiTheme="minorHAnsi" w:cstheme="minorHAnsi"/>
          <w:i/>
          <w:iCs/>
          <w:lang w:val="en-US"/>
        </w:rPr>
        <w:t>e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 organizes the video conferences of the thematic working group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4260327" w14:textId="538911E9" w:rsidR="00CE1F54" w:rsidRPr="00DB205B" w:rsidRDefault="00FB7BFD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Franzis</w:t>
      </w:r>
      <w:r w:rsidR="00F71A69">
        <w:rPr>
          <w:rFonts w:asciiTheme="minorHAnsi" w:hAnsiTheme="minorHAnsi" w:cstheme="minorHAnsi"/>
          <w:i/>
          <w:iCs/>
          <w:lang w:val="en-US"/>
        </w:rPr>
        <w:t>k</w:t>
      </w:r>
      <w:r w:rsidRPr="00DB205B">
        <w:rPr>
          <w:rFonts w:asciiTheme="minorHAnsi" w:hAnsiTheme="minorHAnsi" w:cstheme="minorHAnsi"/>
          <w:i/>
          <w:iCs/>
          <w:lang w:val="en-US"/>
        </w:rPr>
        <w:t>a organizes and maintains the IT infrastructure: videoconferencing system, project management tool; version management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 xml:space="preserve">, </w:t>
      </w:r>
      <w:r w:rsidR="003D6FA2" w:rsidRPr="00DB205B">
        <w:rPr>
          <w:rFonts w:asciiTheme="minorHAnsi" w:hAnsiTheme="minorHAnsi" w:cstheme="minorHAnsi"/>
          <w:i/>
          <w:iCs/>
          <w:lang w:val="en-US"/>
        </w:rPr>
        <w:t>…</w:t>
      </w:r>
    </w:p>
    <w:p w14:paraId="63791AB5" w14:textId="77777777" w:rsidR="00F03BD9" w:rsidRPr="00DB205B" w:rsidRDefault="00F03BD9" w:rsidP="00F03BD9">
      <w:pPr>
        <w:pStyle w:val="Textbody"/>
        <w:spacing w:after="0"/>
        <w:ind w:left="720"/>
        <w:rPr>
          <w:rFonts w:asciiTheme="minorHAnsi" w:hAnsiTheme="minorHAnsi" w:cstheme="minorHAnsi"/>
          <w:lang w:val="en-US"/>
        </w:rPr>
      </w:pPr>
    </w:p>
    <w:p w14:paraId="6153BAB2" w14:textId="77777777" w:rsidR="00CE1F54" w:rsidRPr="00DB205B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642E1C19" w14:textId="081C55D1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The working group should agree on roles and tasks right at the beginning so that it can quickly get down to implementation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57F8D854" w14:textId="77777777" w:rsidR="00CE1F54" w:rsidRPr="00DB205B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008FE1EA" w14:textId="372F3158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2ADA87DB" w14:textId="389D3F91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or table, see examples in the "Contents" item.</w:t>
      </w:r>
    </w:p>
    <w:p w14:paraId="1C9A98BB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71E1F770" w14:textId="6F50B21E" w:rsidR="00CE1F54" w:rsidRPr="00DB205B" w:rsidRDefault="00FB7BFD" w:rsidP="00CE1F54">
      <w:pPr>
        <w:pStyle w:val="berschrift2"/>
        <w:rPr>
          <w:rFonts w:asciiTheme="minorHAnsi" w:hAnsiTheme="minorHAnsi" w:cstheme="minorHAnsi"/>
          <w:sz w:val="28"/>
          <w:szCs w:val="28"/>
        </w:rPr>
      </w:pPr>
      <w:r w:rsidRPr="00DB205B">
        <w:rPr>
          <w:rFonts w:asciiTheme="minorHAnsi" w:hAnsiTheme="minorHAnsi" w:cstheme="minorHAnsi"/>
          <w:sz w:val="28"/>
          <w:szCs w:val="28"/>
        </w:rPr>
        <w:t>Schedule</w:t>
      </w:r>
      <w:r w:rsidR="00CE1F54" w:rsidRPr="00DB205B">
        <w:rPr>
          <w:rFonts w:asciiTheme="minorHAnsi" w:hAnsiTheme="minorHAnsi" w:cstheme="minorHAnsi"/>
          <w:sz w:val="28"/>
          <w:szCs w:val="28"/>
        </w:rPr>
        <w:t>:</w:t>
      </w:r>
    </w:p>
    <w:p w14:paraId="04DE8069" w14:textId="77777777" w:rsidR="00CE1F54" w:rsidRPr="00DB205B" w:rsidRDefault="00CE1F54" w:rsidP="00CE1F54"/>
    <w:p w14:paraId="66F0E9A0" w14:textId="27E0D2B0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433F82C8" w14:textId="756ECE38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a timeline with specific milestones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7688FC75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004A117D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348D9AFD" w14:textId="60547E91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Everyone in the team </w:t>
      </w:r>
      <w:r w:rsidR="00F71A69">
        <w:rPr>
          <w:rFonts w:asciiTheme="minorHAnsi" w:hAnsiTheme="minorHAnsi" w:cstheme="minorHAnsi"/>
          <w:i/>
          <w:iCs/>
          <w:lang w:val="en-US"/>
        </w:rPr>
        <w:t>needs to know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 when results must be available and by when the working group would like to have completed its work. The schedule helps to coordinate online or face-to-face meetings. The topic moderator uses the timetable for control purposes.</w:t>
      </w:r>
      <w:del w:id="6" w:author="Woock, Kristina" w:date="2023-10-02T12:00:00Z">
        <w:r w:rsidR="00CE1F54" w:rsidRPr="00DB205B" w:rsidDel="00F71A69">
          <w:rPr>
            <w:rFonts w:asciiTheme="minorHAnsi" w:hAnsiTheme="minorHAnsi" w:cstheme="minorHAnsi"/>
            <w:i/>
            <w:iCs/>
            <w:lang w:val="en-US"/>
          </w:rPr>
          <w:delText>.</w:delText>
        </w:r>
      </w:del>
    </w:p>
    <w:p w14:paraId="377FA6B1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372AA0CE" w14:textId="694723D3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7967C3C4" w14:textId="7738C4AA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5"/>
        <w:gridCol w:w="3740"/>
        <w:gridCol w:w="4640"/>
      </w:tblGrid>
      <w:tr w:rsidR="00CE1F54" w:rsidRPr="00DB205B" w14:paraId="5F6580E0" w14:textId="77777777" w:rsidTr="00375F8A">
        <w:tc>
          <w:tcPr>
            <w:tcW w:w="1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CE3A9B" w14:textId="36EF72B4" w:rsidR="00CE1F54" w:rsidRPr="00DB205B" w:rsidRDefault="00FB7BF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date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AAFE4A" w14:textId="56484C18" w:rsidR="00CE1F54" w:rsidRPr="00DB205B" w:rsidRDefault="00FB7BF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milestone/task</w:t>
            </w:r>
          </w:p>
        </w:tc>
        <w:tc>
          <w:tcPr>
            <w:tcW w:w="4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EA1646" w14:textId="2E930422" w:rsidR="00CE1F54" w:rsidRPr="00DB205B" w:rsidRDefault="00FB7BF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d</w:t>
            </w:r>
            <w:r w:rsidR="00CE1F54"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etails</w:t>
            </w:r>
          </w:p>
        </w:tc>
      </w:tr>
      <w:tr w:rsidR="00CE1F54" w:rsidRPr="00DB205B" w14:paraId="1F739FFE" w14:textId="77777777" w:rsidTr="00375F8A">
        <w:tc>
          <w:tcPr>
            <w:tcW w:w="15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0DFE8B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74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B0D49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464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698DD9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31CD84CD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4F8D2D18" w14:textId="77777777" w:rsidR="00FB7BFD" w:rsidRPr="00DB205B" w:rsidRDefault="00FB7BFD">
      <w:pPr>
        <w:spacing w:line="240" w:lineRule="auto"/>
        <w:jc w:val="left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eastAsia="en-US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eastAsia="en-US"/>
        </w:rPr>
        <w:br w:type="page"/>
      </w:r>
    </w:p>
    <w:p w14:paraId="346C88C9" w14:textId="4CDCD967" w:rsidR="00CE1F54" w:rsidRPr="00DB205B" w:rsidRDefault="00FB7BFD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lastRenderedPageBreak/>
        <w:t>Tools used</w:t>
      </w:r>
      <w:r w:rsidR="00CE1F54"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:</w:t>
      </w:r>
    </w:p>
    <w:p w14:paraId="42C85877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1AF6B815" w14:textId="452C426A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4174AFD8" w14:textId="77777777" w:rsidR="00FB7BFD" w:rsidRPr="00DB205B" w:rsidRDefault="00FB7BFD" w:rsidP="00FB7BFD">
      <w:pPr>
        <w:pStyle w:val="Textbody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tools you will need to work in the theme working group.</w:t>
      </w:r>
    </w:p>
    <w:p w14:paraId="63B3E92F" w14:textId="348AD367" w:rsidR="00CE1F54" w:rsidRPr="00DB205B" w:rsidRDefault="00FB7BFD" w:rsidP="00FB7BFD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Examples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768C867B" w14:textId="77777777" w:rsidR="0041750A" w:rsidRPr="00DB205B" w:rsidRDefault="0041750A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66E431F9" w14:textId="74309B1D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video conference</w:t>
      </w:r>
    </w:p>
    <w:p w14:paraId="5B5E0D8C" w14:textId="35196DFC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online chat</w:t>
      </w:r>
    </w:p>
    <w:p w14:paraId="423AA9DF" w14:textId="24EF9130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project management</w:t>
      </w:r>
    </w:p>
    <w:p w14:paraId="5F93AD12" w14:textId="13F50F67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version management</w:t>
      </w:r>
    </w:p>
    <w:p w14:paraId="3F637C4E" w14:textId="2BE837B1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document management</w:t>
      </w:r>
    </w:p>
    <w:p w14:paraId="66A4A456" w14:textId="4001EE9E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review</w:t>
      </w:r>
    </w:p>
    <w:p w14:paraId="14EFC842" w14:textId="13052EE7" w:rsidR="00CE1F54" w:rsidRPr="00DB205B" w:rsidRDefault="00FB7BFD" w:rsidP="00FB7BFD">
      <w:pPr>
        <w:pStyle w:val="Textbody"/>
        <w:numPr>
          <w:ilvl w:val="0"/>
          <w:numId w:val="25"/>
        </w:numPr>
        <w:spacing w:after="0"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modeling</w:t>
      </w:r>
    </w:p>
    <w:p w14:paraId="4DE23D81" w14:textId="77777777" w:rsidR="00CE1F54" w:rsidRPr="00DB205B" w:rsidRDefault="00CE1F54" w:rsidP="00F03BD9">
      <w:pPr>
        <w:pStyle w:val="Textbody"/>
        <w:spacing w:after="0"/>
        <w:ind w:left="720"/>
        <w:rPr>
          <w:rFonts w:asciiTheme="minorHAnsi" w:hAnsiTheme="minorHAnsi" w:cstheme="minorHAnsi"/>
          <w:i/>
          <w:iCs/>
          <w:lang w:val="en-US"/>
        </w:rPr>
      </w:pPr>
    </w:p>
    <w:p w14:paraId="7B5E5A2C" w14:textId="77777777" w:rsidR="00CE1F54" w:rsidRPr="00DB205B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0406F3AC" w14:textId="4C36DBE8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Everyone in the working group needs to know what tools are being used.</w:t>
      </w:r>
    </w:p>
    <w:p w14:paraId="483C93D0" w14:textId="77777777" w:rsidR="00FB7BFD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19BEC8C1" w14:textId="5B952E41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47286197" w14:textId="0BEAA571" w:rsidR="00CE1F54" w:rsidRPr="00DB205B" w:rsidRDefault="00A003FE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or table. Here is an example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8"/>
        <w:gridCol w:w="3760"/>
        <w:gridCol w:w="3327"/>
      </w:tblGrid>
      <w:tr w:rsidR="00CE1F54" w:rsidRPr="00DB205B" w14:paraId="4F686F04" w14:textId="77777777" w:rsidTr="00375F8A"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34B0A6" w14:textId="50AB6774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tool</w:t>
            </w:r>
          </w:p>
        </w:tc>
        <w:tc>
          <w:tcPr>
            <w:tcW w:w="3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69C57E" w14:textId="314DE56B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field of application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CA4FE9" w14:textId="315FB37D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responsibility</w:t>
            </w:r>
          </w:p>
        </w:tc>
      </w:tr>
      <w:tr w:rsidR="00CE1F54" w:rsidRPr="00DB205B" w14:paraId="5D31AE3C" w14:textId="77777777" w:rsidTr="00375F8A">
        <w:tc>
          <w:tcPr>
            <w:tcW w:w="2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477D054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...</w:t>
            </w:r>
          </w:p>
        </w:tc>
        <w:tc>
          <w:tcPr>
            <w:tcW w:w="37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802B97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...</w:t>
            </w:r>
          </w:p>
        </w:tc>
        <w:tc>
          <w:tcPr>
            <w:tcW w:w="332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150A1C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...</w:t>
            </w:r>
          </w:p>
        </w:tc>
      </w:tr>
    </w:tbl>
    <w:p w14:paraId="55F61A5F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5D5EA1E6" w14:textId="7B8916AC" w:rsidR="00CE1F54" w:rsidRPr="00DB205B" w:rsidRDefault="00A003FE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Methodology of development</w:t>
      </w:r>
      <w:r w:rsidR="00CE1F54"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:</w:t>
      </w:r>
    </w:p>
    <w:p w14:paraId="1275EA45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50A91A41" w14:textId="65AD6C4D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4FFC9423" w14:textId="77777777" w:rsidR="00A003FE" w:rsidRPr="00DB205B" w:rsidRDefault="00A003FE" w:rsidP="00A003FE">
      <w:pPr>
        <w:pStyle w:val="Textbody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methods you use to produce the results.</w:t>
      </w:r>
    </w:p>
    <w:p w14:paraId="5FDCB700" w14:textId="27CBF2E2" w:rsidR="00CE1F54" w:rsidRPr="00DB205B" w:rsidRDefault="00A003FE" w:rsidP="00A003FE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Examples of methods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68803067" w14:textId="5B35D0E0" w:rsidR="00A003FE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literature study</w:t>
      </w:r>
    </w:p>
    <w:p w14:paraId="1A3D84B6" w14:textId="292ED4B3" w:rsidR="00CE1F54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survey</w:t>
      </w:r>
    </w:p>
    <w:p w14:paraId="4518F1DD" w14:textId="2769E3A3" w:rsidR="00CE1F54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project analysis</w:t>
      </w:r>
    </w:p>
    <w:p w14:paraId="69038A84" w14:textId="7B093A53" w:rsidR="00CE1F54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i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nterviews</w:t>
      </w:r>
    </w:p>
    <w:p w14:paraId="47E5E4FC" w14:textId="3655F119" w:rsidR="00CE1F54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Discussion in the working group</w:t>
      </w:r>
    </w:p>
    <w:p w14:paraId="598E7B20" w14:textId="77777777" w:rsidR="00CE1F54" w:rsidRPr="00DB205B" w:rsidRDefault="00CE1F54" w:rsidP="00CE1F54">
      <w:pPr>
        <w:pStyle w:val="Textbody"/>
        <w:spacing w:after="0"/>
        <w:ind w:left="360"/>
        <w:rPr>
          <w:rFonts w:asciiTheme="minorHAnsi" w:hAnsiTheme="minorHAnsi" w:cstheme="minorHAnsi"/>
          <w:i/>
          <w:iCs/>
          <w:lang w:val="en-US"/>
        </w:rPr>
      </w:pPr>
    </w:p>
    <w:p w14:paraId="4A1663D3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58007064" w14:textId="0D5989C4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The use of multiple methods leads to higher quality results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3E484E5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10CB137F" w14:textId="1CEA231B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lastRenderedPageBreak/>
        <w:t>Style</w:t>
      </w:r>
    </w:p>
    <w:p w14:paraId="59B79B7E" w14:textId="32651D8C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83"/>
        <w:gridCol w:w="2320"/>
        <w:gridCol w:w="4372"/>
      </w:tblGrid>
      <w:tr w:rsidR="00CE1F54" w:rsidRPr="00DB205B" w14:paraId="26230F90" w14:textId="77777777" w:rsidTr="00375F8A"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D51EFD" w14:textId="43991710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m</w:t>
            </w:r>
            <w:r w:rsidR="00CE1F54"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ethod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12D788" w14:textId="08B49AA9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scope</w:t>
            </w:r>
          </w:p>
        </w:tc>
        <w:tc>
          <w:tcPr>
            <w:tcW w:w="4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34D8E" w14:textId="07BF183B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results</w:t>
            </w:r>
          </w:p>
        </w:tc>
      </w:tr>
      <w:tr w:rsidR="00CE1F54" w:rsidRPr="00DB205B" w14:paraId="5DA4C02E" w14:textId="77777777" w:rsidTr="00375F8A">
        <w:tc>
          <w:tcPr>
            <w:tcW w:w="32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18CC06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57CB50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437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1F7A55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146D927C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4A99567E" w14:textId="2FF1EAF6" w:rsidR="00CE1F54" w:rsidRPr="00DB205B" w:rsidRDefault="00A003FE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Review process</w:t>
      </w:r>
      <w:r w:rsidR="00CE1F54"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:</w:t>
      </w:r>
    </w:p>
    <w:p w14:paraId="7798097F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1EB1324B" w14:textId="41CBB5B6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0EE3231E" w14:textId="31C785A0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the review process in the working group. There may be separate review processes for different work products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3AC6EE65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7CB470E1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315B5FED" w14:textId="19000650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Results are partly generated by individuals or groups of the working group. To improve quality and disseminate knowledge within the team, all results must be subject to review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197BC810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3CB6D3CC" w14:textId="41297AB6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4CE8059C" w14:textId="15F273D1" w:rsidR="00CE1F54" w:rsidRPr="00875E62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  <w:rPrChange w:id="7" w:author="Woock, Kristina" w:date="2023-10-02T12:05:00Z">
            <w:rPr>
              <w:rFonts w:asciiTheme="minorHAnsi" w:hAnsiTheme="minorHAnsi" w:cstheme="minorHAnsi"/>
              <w:lang w:val="en-US"/>
            </w:rPr>
          </w:rPrChange>
        </w:rPr>
      </w:pPr>
      <w:r w:rsidRPr="00875E62">
        <w:rPr>
          <w:rFonts w:asciiTheme="minorHAnsi" w:hAnsiTheme="minorHAnsi" w:cstheme="minorHAnsi"/>
          <w:i/>
          <w:iCs/>
          <w:lang w:val="en-US"/>
          <w:rPrChange w:id="8" w:author="Woock, Kristina" w:date="2023-10-02T12:05:00Z">
            <w:rPr>
              <w:rFonts w:asciiTheme="minorHAnsi" w:hAnsiTheme="minorHAnsi" w:cstheme="minorHAnsi"/>
              <w:lang w:val="en-US"/>
            </w:rPr>
          </w:rPrChange>
        </w:rPr>
        <w:t xml:space="preserve">Freely selectable, </w:t>
      </w:r>
      <w:proofErr w:type="gramStart"/>
      <w:r w:rsidRPr="00875E62">
        <w:rPr>
          <w:rFonts w:asciiTheme="minorHAnsi" w:hAnsiTheme="minorHAnsi" w:cstheme="minorHAnsi"/>
          <w:i/>
          <w:iCs/>
          <w:lang w:val="en-US"/>
          <w:rPrChange w:id="9" w:author="Woock, Kristina" w:date="2023-10-02T12:05:00Z">
            <w:rPr>
              <w:rFonts w:asciiTheme="minorHAnsi" w:hAnsiTheme="minorHAnsi" w:cstheme="minorHAnsi"/>
              <w:lang w:val="en-US"/>
            </w:rPr>
          </w:rPrChange>
        </w:rPr>
        <w:t>e.g.</w:t>
      </w:r>
      <w:proofErr w:type="gramEnd"/>
      <w:r w:rsidRPr="00875E62">
        <w:rPr>
          <w:rFonts w:asciiTheme="minorHAnsi" w:hAnsiTheme="minorHAnsi" w:cstheme="minorHAnsi"/>
          <w:i/>
          <w:iCs/>
          <w:lang w:val="en-US"/>
          <w:rPrChange w:id="10" w:author="Woock, Kristina" w:date="2023-10-02T12:05:00Z">
            <w:rPr>
              <w:rFonts w:asciiTheme="minorHAnsi" w:hAnsiTheme="minorHAnsi" w:cstheme="minorHAnsi"/>
              <w:lang w:val="en-US"/>
            </w:rPr>
          </w:rPrChange>
        </w:rPr>
        <w:t xml:space="preserve"> prose, list, table. For more extensive processes, an additional diagram helps</w:t>
      </w:r>
      <w:r w:rsidR="00CE1F54" w:rsidRPr="00875E62">
        <w:rPr>
          <w:rFonts w:asciiTheme="minorHAnsi" w:hAnsiTheme="minorHAnsi" w:cstheme="minorHAnsi"/>
          <w:i/>
          <w:iCs/>
          <w:lang w:val="en-US"/>
          <w:rPrChange w:id="11" w:author="Woock, Kristina" w:date="2023-10-02T12:05:00Z">
            <w:rPr>
              <w:rFonts w:asciiTheme="minorHAnsi" w:hAnsiTheme="minorHAnsi" w:cstheme="minorHAnsi"/>
              <w:lang w:val="en-US"/>
            </w:rPr>
          </w:rPrChange>
        </w:rPr>
        <w:t>.</w:t>
      </w:r>
    </w:p>
    <w:p w14:paraId="610E747A" w14:textId="77777777" w:rsidR="00DF76E6" w:rsidRPr="00DB205B" w:rsidRDefault="00DF76E6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7C2C1CF7" w14:textId="1151D77E" w:rsidR="00CE1F54" w:rsidRPr="00DB205B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bookmarkStart w:id="12" w:name="__RefHeading___Toc775_1090790346"/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Literatur</w:t>
      </w:r>
      <w:bookmarkEnd w:id="12"/>
      <w:r w:rsidR="00A003FE"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e</w:t>
      </w:r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:</w:t>
      </w:r>
    </w:p>
    <w:p w14:paraId="042E593F" w14:textId="77777777" w:rsidR="00DF76E6" w:rsidRPr="00DB205B" w:rsidRDefault="00DF76E6" w:rsidP="00DF76E6">
      <w:pPr>
        <w:rPr>
          <w:lang w:eastAsia="de-DE"/>
        </w:rPr>
      </w:pPr>
    </w:p>
    <w:p w14:paraId="43603421" w14:textId="75771347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1390E576" w14:textId="2B250A61" w:rsidR="00A003FE" w:rsidRPr="00DB205B" w:rsidRDefault="00A003FE" w:rsidP="00A003FE">
      <w:pPr>
        <w:pStyle w:val="Textbody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literature sources you use as sources of knowledge. The literature list can be supplemented during the work of the working group.</w:t>
      </w:r>
    </w:p>
    <w:p w14:paraId="4D78AC46" w14:textId="38BFA4E0" w:rsidR="00CE1F54" w:rsidRPr="00DB205B" w:rsidRDefault="00A003FE" w:rsidP="00A003FE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Literature sources include books,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websites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and scientific publications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975D884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290006B0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010D5366" w14:textId="66EE5169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The members of the working group should already know the </w:t>
      </w:r>
      <w:r w:rsidR="00875E62">
        <w:rPr>
          <w:rFonts w:asciiTheme="minorHAnsi" w:hAnsiTheme="minorHAnsi" w:cstheme="minorHAnsi"/>
          <w:i/>
          <w:iCs/>
          <w:lang w:val="en-US"/>
        </w:rPr>
        <w:t xml:space="preserve">main </w:t>
      </w:r>
      <w:r w:rsidRPr="00DB205B">
        <w:rPr>
          <w:rFonts w:asciiTheme="minorHAnsi" w:hAnsiTheme="minorHAnsi" w:cstheme="minorHAnsi"/>
          <w:i/>
          <w:iCs/>
          <w:lang w:val="en-US"/>
        </w:rPr>
        <w:t>literature sources before the start of the work so that everyone can read in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77453223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34A170DD" w14:textId="57A42E5C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30738EF3" w14:textId="171ED50C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502"/>
        <w:gridCol w:w="2487"/>
      </w:tblGrid>
      <w:tr w:rsidR="00CE1F54" w:rsidRPr="00DB205B" w14:paraId="076E4A12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3FD0C0" w14:textId="59392A42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source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3832BD" w14:textId="4244C332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title</w:t>
            </w:r>
          </w:p>
        </w:tc>
        <w:tc>
          <w:tcPr>
            <w:tcW w:w="2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FF4018" w14:textId="0DC44754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author</w:t>
            </w:r>
          </w:p>
        </w:tc>
        <w:tc>
          <w:tcPr>
            <w:tcW w:w="2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4AC4D8" w14:textId="2991379C" w:rsidR="00CE1F54" w:rsidRPr="00DB205B" w:rsidRDefault="00F7718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summary</w:t>
            </w:r>
          </w:p>
        </w:tc>
      </w:tr>
      <w:tr w:rsidR="00CE1F54" w:rsidRPr="00DB205B" w14:paraId="4444CDE6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1C3F79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BBE1DF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5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D4E47A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8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34E0C90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…</w:t>
            </w:r>
          </w:p>
        </w:tc>
      </w:tr>
    </w:tbl>
    <w:p w14:paraId="1E9BC560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58EFBF07" w14:textId="77764CD3" w:rsidR="00CE1F54" w:rsidRPr="00DB205B" w:rsidRDefault="00F7718D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lastRenderedPageBreak/>
        <w:t>Results</w:t>
      </w:r>
      <w:r w:rsidR="00CE1F54"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:</w:t>
      </w:r>
    </w:p>
    <w:p w14:paraId="2850ADC3" w14:textId="77777777" w:rsidR="00F03BD9" w:rsidRPr="00DB205B" w:rsidRDefault="00F03BD9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  <w:bookmarkStart w:id="13" w:name="__RefHeading___Toc779_1090790346"/>
    </w:p>
    <w:bookmarkEnd w:id="13"/>
    <w:p w14:paraId="00805081" w14:textId="2C2E65DC" w:rsidR="00CE1F54" w:rsidRPr="00DB205B" w:rsidRDefault="00F7718D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Mandatory article</w:t>
      </w:r>
      <w:r w:rsidR="00CE1F54"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:</w:t>
      </w:r>
    </w:p>
    <w:p w14:paraId="559D19FD" w14:textId="08101FBD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6D9E3D4B" w14:textId="77777777" w:rsidR="0041750A" w:rsidRPr="00DB205B" w:rsidRDefault="0041750A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06FAD070" w14:textId="0F2D1ECE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5F1B093D" w14:textId="062340B5" w:rsidR="00CE1F54" w:rsidRPr="00DB205B" w:rsidRDefault="00875E62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It</w:t>
      </w:r>
      <w:r w:rsidR="003541B8">
        <w:rPr>
          <w:rFonts w:asciiTheme="minorHAnsi" w:hAnsiTheme="minorHAnsi" w:cstheme="minorHAnsi"/>
          <w:i/>
          <w:iCs/>
          <w:lang w:val="en-US"/>
        </w:rPr>
        <w:t xml:space="preserve"> is</w:t>
      </w:r>
      <w:r>
        <w:rPr>
          <w:rFonts w:asciiTheme="minorHAnsi" w:hAnsiTheme="minorHAnsi" w:cstheme="minorHAnsi"/>
          <w:i/>
          <w:iCs/>
          <w:lang w:val="en-US"/>
        </w:rPr>
        <w:t xml:space="preserve"> mandatory for each to</w:t>
      </w:r>
      <w:r w:rsidR="00F7718D" w:rsidRPr="00DB205B">
        <w:rPr>
          <w:rFonts w:asciiTheme="minorHAnsi" w:hAnsiTheme="minorHAnsi" w:cstheme="minorHAnsi"/>
          <w:i/>
          <w:iCs/>
          <w:lang w:val="en-US"/>
        </w:rPr>
        <w:t xml:space="preserve"> create an article. Briefly describe the content and structure (headings) of the article. Content and structure can still be adjusted during the work in the working group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B3E5DFA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12A7FA1E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51331083" w14:textId="13C59749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The working group needs to be clear early </w:t>
      </w:r>
      <w:r w:rsidR="00875E62">
        <w:rPr>
          <w:rFonts w:asciiTheme="minorHAnsi" w:hAnsiTheme="minorHAnsi" w:cstheme="minorHAnsi"/>
          <w:i/>
          <w:iCs/>
          <w:lang w:val="en-US"/>
        </w:rPr>
        <w:t xml:space="preserve">in the process </w:t>
      </w:r>
      <w:r w:rsidRPr="00DB205B">
        <w:rPr>
          <w:rFonts w:asciiTheme="minorHAnsi" w:hAnsiTheme="minorHAnsi" w:cstheme="minorHAnsi"/>
          <w:i/>
          <w:iCs/>
          <w:lang w:val="en-US"/>
        </w:rPr>
        <w:t>on what content it needs to produce and what structure the content needs to have. This makes the work more effective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F0D5399" w14:textId="42CF5A58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2D4CDE8A" w14:textId="134D23AB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79021252" w14:textId="7838D19C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The content can be described in prose. For the structure (headings of the article) lists or trees are suitable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5F85CAD9" w14:textId="696F37BB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Example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2AC3D8CD" w14:textId="3FB0BE87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Title</w:t>
      </w:r>
    </w:p>
    <w:p w14:paraId="3660EE84" w14:textId="4F62ABDA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Author</w:t>
      </w:r>
    </w:p>
    <w:p w14:paraId="3FAB00B7" w14:textId="77777777" w:rsidR="00CE1F54" w:rsidRPr="00DB205B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Abstract</w:t>
      </w:r>
    </w:p>
    <w:p w14:paraId="1E474041" w14:textId="74313927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Introduction</w:t>
      </w:r>
    </w:p>
    <w:p w14:paraId="2E78B3F0" w14:textId="2A10F772" w:rsidR="00CE1F54" w:rsidRPr="00DB205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Objective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 xml:space="preserve"> 1</w:t>
      </w:r>
    </w:p>
    <w:p w14:paraId="679BCC1C" w14:textId="41F6522B" w:rsidR="00CE1F54" w:rsidRPr="00DB205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Objective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 xml:space="preserve"> 2</w:t>
      </w:r>
    </w:p>
    <w:p w14:paraId="5EF24AC7" w14:textId="35B34453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Method</w:t>
      </w:r>
    </w:p>
    <w:p w14:paraId="102B90C2" w14:textId="03305B9B" w:rsidR="00CE1F54" w:rsidRPr="00DB205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Literature study</w:t>
      </w:r>
    </w:p>
    <w:p w14:paraId="725D1B7F" w14:textId="04D4E76B" w:rsidR="00CE1F54" w:rsidRPr="00DB205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Survey</w:t>
      </w:r>
    </w:p>
    <w:p w14:paraId="78F4B9BD" w14:textId="45433666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Results</w:t>
      </w:r>
    </w:p>
    <w:p w14:paraId="5F86895C" w14:textId="7ED9B0C8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Discussion</w:t>
      </w:r>
    </w:p>
    <w:p w14:paraId="47507872" w14:textId="449F2626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Summary</w:t>
      </w:r>
    </w:p>
    <w:p w14:paraId="75298813" w14:textId="0564BF28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Acknowledgement</w:t>
      </w:r>
    </w:p>
    <w:p w14:paraId="555638DD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67D048C7" w14:textId="64BBC85F" w:rsidR="00CE1F54" w:rsidRPr="00DB205B" w:rsidRDefault="00F7718D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At least one more result</w:t>
      </w:r>
      <w:r w:rsidR="00CE1F54"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:</w:t>
      </w:r>
    </w:p>
    <w:p w14:paraId="3C84F9F9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54768CB7" w14:textId="5C597A9E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6301185A" w14:textId="0D8D0F05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at least one other outcome of your workgroup. Here are some examples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3C1026A9" w14:textId="372DD5D7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eferen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ce 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proje</w:t>
      </w:r>
      <w:r w:rsidR="00875E62">
        <w:rPr>
          <w:rFonts w:asciiTheme="minorHAnsi" w:hAnsiTheme="minorHAnsi" w:cstheme="minorHAnsi"/>
          <w:i/>
          <w:iCs/>
          <w:lang w:val="en-US"/>
        </w:rPr>
        <w:t>c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t</w:t>
      </w:r>
    </w:p>
    <w:p w14:paraId="52A805CC" w14:textId="218A7C81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commentRangeStart w:id="14"/>
      <w:r w:rsidRPr="00DB205B">
        <w:rPr>
          <w:rFonts w:asciiTheme="minorHAnsi" w:hAnsiTheme="minorHAnsi" w:cstheme="minorHAnsi"/>
          <w:i/>
          <w:iCs/>
          <w:lang w:val="en-US"/>
        </w:rPr>
        <w:lastRenderedPageBreak/>
        <w:t>examples</w:t>
      </w:r>
      <w:commentRangeEnd w:id="14"/>
      <w:r w:rsidR="003A6B3B">
        <w:rPr>
          <w:rStyle w:val="Kommentarzeichen"/>
          <w:rFonts w:ascii="StoneSans" w:eastAsia="Times New Roman" w:hAnsi="StoneSans" w:cs="Times New Roman"/>
          <w:kern w:val="0"/>
          <w:lang w:val="de-DE" w:eastAsia="de-DE" w:bidi="ar-SA"/>
        </w:rPr>
        <w:commentReference w:id="14"/>
      </w:r>
    </w:p>
    <w:p w14:paraId="12F34C3D" w14:textId="70DB27F5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patterns (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architecture or design patterns)</w:t>
      </w:r>
    </w:p>
    <w:p w14:paraId="1AC06D92" w14:textId="341E0F25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guidelines, b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 xml:space="preserve">est </w:t>
      </w:r>
      <w:r w:rsidRPr="00DB205B">
        <w:rPr>
          <w:rFonts w:asciiTheme="minorHAnsi" w:hAnsiTheme="minorHAnsi" w:cstheme="minorHAnsi"/>
          <w:i/>
          <w:iCs/>
          <w:lang w:val="en-US"/>
        </w:rPr>
        <w:t>p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racti</w:t>
      </w:r>
      <w:r w:rsidR="00B71ACE" w:rsidRPr="00DB205B">
        <w:rPr>
          <w:rFonts w:asciiTheme="minorHAnsi" w:hAnsiTheme="minorHAnsi" w:cstheme="minorHAnsi"/>
          <w:i/>
          <w:iCs/>
          <w:lang w:val="en-US"/>
        </w:rPr>
        <w:t>c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e</w:t>
      </w:r>
    </w:p>
    <w:p w14:paraId="6338305C" w14:textId="5DF0A2E9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c</w:t>
      </w:r>
      <w:del w:id="15" w:author="Woock, Kristina" w:date="2023-10-02T12:14:00Z">
        <w:r w:rsidRPr="00DB205B" w:rsidDel="003A6B3B">
          <w:rPr>
            <w:rFonts w:asciiTheme="minorHAnsi" w:hAnsiTheme="minorHAnsi" w:cstheme="minorHAnsi"/>
            <w:i/>
            <w:iCs/>
            <w:lang w:val="en-US"/>
          </w:rPr>
          <w:delText>C</w:delText>
        </w:r>
      </w:del>
      <w:r w:rsidRPr="00DB205B">
        <w:rPr>
          <w:rFonts w:asciiTheme="minorHAnsi" w:hAnsiTheme="minorHAnsi" w:cstheme="minorHAnsi"/>
          <w:i/>
          <w:iCs/>
          <w:lang w:val="en-US"/>
        </w:rPr>
        <w:t>omparisons of methods/tools</w:t>
      </w:r>
    </w:p>
    <w:p w14:paraId="7DA42DB5" w14:textId="77777777" w:rsidR="00CE1F54" w:rsidRPr="00DB205B" w:rsidRDefault="00CE1F54" w:rsidP="00CE1F54">
      <w:pPr>
        <w:pStyle w:val="Textbody"/>
        <w:spacing w:after="0"/>
        <w:ind w:left="720"/>
        <w:rPr>
          <w:rFonts w:asciiTheme="minorHAnsi" w:hAnsiTheme="minorHAnsi" w:cstheme="minorHAnsi"/>
          <w:lang w:val="en-US"/>
        </w:rPr>
      </w:pPr>
    </w:p>
    <w:p w14:paraId="1E7A755D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5AF526F5" w14:textId="3F388CD1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In addition to the article, each working group must also produce an additional </w:t>
      </w:r>
      <w:r w:rsidR="003A6B3B">
        <w:rPr>
          <w:rFonts w:asciiTheme="minorHAnsi" w:hAnsiTheme="minorHAnsi" w:cstheme="minorHAnsi"/>
          <w:i/>
          <w:iCs/>
          <w:lang w:val="en-US"/>
        </w:rPr>
        <w:t>outcome</w:t>
      </w:r>
      <w:r w:rsidRPr="00DB205B">
        <w:rPr>
          <w:rFonts w:asciiTheme="minorHAnsi" w:hAnsiTheme="minorHAnsi" w:cstheme="minorHAnsi"/>
          <w:i/>
          <w:iCs/>
          <w:lang w:val="en-US"/>
        </w:rPr>
        <w:t>. Determining the additional results before starting the work helps to work in a goal-oriented way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4F789E4F" w14:textId="77777777" w:rsidR="00E421D9" w:rsidRPr="00DB205B" w:rsidRDefault="00E421D9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1AF7608C" w14:textId="2A85D888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1F3F9036" w14:textId="42A624A2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List or 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5"/>
        <w:gridCol w:w="3325"/>
        <w:gridCol w:w="3325"/>
      </w:tblGrid>
      <w:tr w:rsidR="00CE1F54" w:rsidRPr="00DB205B" w14:paraId="60F12535" w14:textId="77777777" w:rsidTr="00375F8A"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8C27AE" w14:textId="6C618745" w:rsidR="00CE1F54" w:rsidRPr="00DB205B" w:rsidRDefault="00F7718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Result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DB23A9" w14:textId="73EB7378" w:rsidR="00CE1F54" w:rsidRPr="00DB205B" w:rsidRDefault="00F7718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structure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F40859" w14:textId="30428296" w:rsidR="00CE1F54" w:rsidRPr="00DB205B" w:rsidRDefault="00F7718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d</w:t>
            </w:r>
            <w:r w:rsidR="00CE1F54"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etails</w:t>
            </w:r>
          </w:p>
        </w:tc>
      </w:tr>
      <w:tr w:rsidR="00CE1F54" w:rsidRPr="00DB205B" w14:paraId="02B520D4" w14:textId="77777777" w:rsidTr="00375F8A"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2D4B28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A8FC65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E797BD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…</w:t>
            </w:r>
          </w:p>
        </w:tc>
      </w:tr>
    </w:tbl>
    <w:p w14:paraId="79B91F75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  <w:bookmarkStart w:id="16" w:name="__RefHeading___Toc783_1090790346"/>
    </w:p>
    <w:bookmarkEnd w:id="16"/>
    <w:p w14:paraId="4DF8BF6B" w14:textId="346C0291" w:rsidR="00CE1F54" w:rsidRPr="00DB205B" w:rsidRDefault="00F7718D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Planned submissions to conferences</w:t>
      </w:r>
      <w:r w:rsidR="00CE1F54"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:</w:t>
      </w:r>
    </w:p>
    <w:p w14:paraId="5AD45CA3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1FF2C138" w14:textId="4715E9B6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3EEB3951" w14:textId="7D552363" w:rsidR="00CE1F54" w:rsidRPr="00DB205B" w:rsidRDefault="00A5012A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It is recommended that you present the results of your work at professional conferences. Describe the following points, among others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6102A633" w14:textId="263189F6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conference name</w:t>
      </w:r>
    </w:p>
    <w:p w14:paraId="3DAEE132" w14:textId="6C912E84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date and location of the conference</w:t>
      </w:r>
    </w:p>
    <w:p w14:paraId="79021FDD" w14:textId="6FA3C587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reason why this conference is interesting for your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topic</w:t>
      </w:r>
      <w:proofErr w:type="gramEnd"/>
    </w:p>
    <w:p w14:paraId="618D6648" w14:textId="474E4763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submission deadline</w:t>
      </w:r>
    </w:p>
    <w:p w14:paraId="0899C1E2" w14:textId="29DFA66E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possible topic for the submissions</w:t>
      </w:r>
    </w:p>
    <w:p w14:paraId="0DAFB9E5" w14:textId="2CB24E27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name of the presenter(s) from your working group incl. substitute</w:t>
      </w:r>
    </w:p>
    <w:p w14:paraId="297B41E9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89C5890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20FE931C" w14:textId="4362D17E" w:rsidR="00CE1F54" w:rsidRPr="00DB205B" w:rsidRDefault="00A5012A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In the working group you will produce new knowledge. It is recommended to share this knowledge with a larger expert audience. This identifies you as an expert and other people benefit from your expertise</w:t>
      </w:r>
      <w:r w:rsidR="00E421D9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615E6A51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E219AC3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Form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2"/>
        <w:gridCol w:w="1662"/>
        <w:gridCol w:w="1662"/>
        <w:gridCol w:w="1663"/>
        <w:gridCol w:w="1663"/>
        <w:gridCol w:w="1663"/>
      </w:tblGrid>
      <w:tr w:rsidR="00CE1F54" w:rsidRPr="00DB205B" w14:paraId="72DA8368" w14:textId="77777777" w:rsidTr="00375F8A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3B15E9" w14:textId="189EF5F5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conference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C47B36" w14:textId="2F22881A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date</w:t>
            </w:r>
            <w:r w:rsidR="00CE1F54" w:rsidRPr="00DB205B">
              <w:rPr>
                <w:rFonts w:asciiTheme="minorHAnsi" w:hAnsiTheme="minorHAnsi" w:cstheme="minorHAnsi"/>
                <w:lang w:val="en-US"/>
              </w:rPr>
              <w:t xml:space="preserve">, </w:t>
            </w:r>
            <w:r w:rsidRPr="00DB205B">
              <w:rPr>
                <w:rFonts w:asciiTheme="minorHAnsi" w:hAnsiTheme="minorHAnsi" w:cstheme="minorHAnsi"/>
                <w:lang w:val="en-US"/>
              </w:rPr>
              <w:t>location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B7B237" w14:textId="28B00A9D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conference focus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3CBB86" w14:textId="4E5B8642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Submission deadline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F2F1D3" w14:textId="34F3AD32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topic for submission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340616" w14:textId="448F613A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 xml:space="preserve">Presenter </w:t>
            </w:r>
            <w:proofErr w:type="gramStart"/>
            <w:r w:rsidRPr="00DB205B">
              <w:rPr>
                <w:rFonts w:asciiTheme="minorHAnsi" w:hAnsiTheme="minorHAnsi" w:cstheme="minorHAnsi"/>
                <w:lang w:val="en-US"/>
              </w:rPr>
              <w:t>and  substitute</w:t>
            </w:r>
            <w:proofErr w:type="gramEnd"/>
          </w:p>
        </w:tc>
      </w:tr>
      <w:tr w:rsidR="00CE1F54" w:rsidRPr="00DB205B" w14:paraId="2247DA6A" w14:textId="77777777" w:rsidTr="00375F8A"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F03214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lastRenderedPageBreak/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BE087F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58EB2B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42B459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0DB178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5E1B3D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3992D386" w14:textId="6AA269D1" w:rsidR="00CE1F54" w:rsidRPr="00DB205B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3C275A0" w14:textId="06278140" w:rsidR="0041750A" w:rsidRPr="00DB205B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34962D1F" w14:textId="77777777" w:rsidR="0041750A" w:rsidRPr="00DB205B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50C98C4D" w14:textId="39DEEC6D" w:rsidR="00CE1F54" w:rsidRPr="00DB205B" w:rsidRDefault="00DB205B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proofErr w:type="spell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Planned</w:t>
      </w:r>
      <w:proofErr w:type="spellEnd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 xml:space="preserve"> </w:t>
      </w:r>
      <w:proofErr w:type="spell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submissions</w:t>
      </w:r>
      <w:proofErr w:type="spellEnd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 xml:space="preserve"> </w:t>
      </w:r>
      <w:proofErr w:type="spell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to</w:t>
      </w:r>
      <w:proofErr w:type="spellEnd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 xml:space="preserve"> </w:t>
      </w:r>
      <w:proofErr w:type="spell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journals</w:t>
      </w:r>
      <w:proofErr w:type="spellEnd"/>
      <w:r w:rsidR="00CE1F54"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F1850E5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42E442C0" w14:textId="6B4017DA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49E18642" w14:textId="435D3D5D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It is recommended that you publish the results of your work in professional journals. </w:t>
      </w:r>
      <w:proofErr w:type="spellStart"/>
      <w:r w:rsidRPr="00DB205B">
        <w:rPr>
          <w:rFonts w:asciiTheme="minorHAnsi" w:hAnsiTheme="minorHAnsi" w:cstheme="minorHAnsi"/>
          <w:i/>
          <w:iCs/>
          <w:lang w:val="de-DE"/>
        </w:rPr>
        <w:t>Therefore</w:t>
      </w:r>
      <w:proofErr w:type="spellEnd"/>
      <w:r w:rsidRPr="00DB205B">
        <w:rPr>
          <w:rFonts w:asciiTheme="minorHAnsi" w:hAnsiTheme="minorHAnsi" w:cstheme="minorHAnsi"/>
          <w:i/>
          <w:iCs/>
          <w:lang w:val="de-DE"/>
        </w:rPr>
        <w:t xml:space="preserve"> plan </w:t>
      </w:r>
      <w:proofErr w:type="spellStart"/>
      <w:r w:rsidRPr="00DB205B">
        <w:rPr>
          <w:rFonts w:asciiTheme="minorHAnsi" w:hAnsiTheme="minorHAnsi" w:cstheme="minorHAnsi"/>
          <w:i/>
          <w:iCs/>
          <w:lang w:val="de-DE"/>
        </w:rPr>
        <w:t>the</w:t>
      </w:r>
      <w:proofErr w:type="spellEnd"/>
      <w:r w:rsidRPr="00DB205B">
        <w:rPr>
          <w:rFonts w:asciiTheme="minorHAnsi" w:hAnsiTheme="minorHAnsi" w:cstheme="minorHAnsi"/>
          <w:i/>
          <w:iCs/>
          <w:lang w:val="de-DE"/>
        </w:rPr>
        <w:t xml:space="preserve"> </w:t>
      </w:r>
      <w:proofErr w:type="spellStart"/>
      <w:r w:rsidRPr="00DB205B">
        <w:rPr>
          <w:rFonts w:asciiTheme="minorHAnsi" w:hAnsiTheme="minorHAnsi" w:cstheme="minorHAnsi"/>
          <w:i/>
          <w:iCs/>
          <w:lang w:val="de-DE"/>
        </w:rPr>
        <w:t>following</w:t>
      </w:r>
      <w:proofErr w:type="spellEnd"/>
      <w:r w:rsidRPr="00DB205B">
        <w:rPr>
          <w:rFonts w:asciiTheme="minorHAnsi" w:hAnsiTheme="minorHAnsi" w:cstheme="minorHAnsi"/>
          <w:i/>
          <w:iCs/>
          <w:lang w:val="de-DE"/>
        </w:rPr>
        <w:t xml:space="preserve"> </w:t>
      </w:r>
      <w:proofErr w:type="spellStart"/>
      <w:r w:rsidRPr="00DB205B">
        <w:rPr>
          <w:rFonts w:asciiTheme="minorHAnsi" w:hAnsiTheme="minorHAnsi" w:cstheme="minorHAnsi"/>
          <w:i/>
          <w:iCs/>
          <w:lang w:val="de-DE"/>
        </w:rPr>
        <w:t>points</w:t>
      </w:r>
      <w:proofErr w:type="spellEnd"/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6BE868E4" w14:textId="1D07B787" w:rsidR="00CE1F54" w:rsidRPr="00DB205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name of the journal</w:t>
      </w:r>
    </w:p>
    <w:p w14:paraId="4E0CE7A4" w14:textId="5872CF2D" w:rsidR="00CE1F54" w:rsidRPr="00DB205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c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ontact person for guest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contributions</w:t>
      </w:r>
      <w:proofErr w:type="gramEnd"/>
    </w:p>
    <w:p w14:paraId="601F5F4F" w14:textId="4F7A008E" w:rsidR="00CE1F54" w:rsidRPr="00DB205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r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eason why this journal is interesting for your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topic</w:t>
      </w:r>
      <w:proofErr w:type="gramEnd"/>
    </w:p>
    <w:p w14:paraId="2E9846A5" w14:textId="4EDE5D81" w:rsidR="00CE1F54" w:rsidRPr="00DB205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p</w:t>
      </w:r>
      <w:r w:rsidRPr="00DB205B">
        <w:rPr>
          <w:rFonts w:asciiTheme="minorHAnsi" w:hAnsiTheme="minorHAnsi" w:cstheme="minorHAnsi"/>
          <w:i/>
          <w:iCs/>
          <w:lang w:val="en-US"/>
        </w:rPr>
        <w:t>ossible topic for the submissions</w:t>
      </w:r>
    </w:p>
    <w:p w14:paraId="22DB05D4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477B6058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632BF100" w14:textId="789C0DEE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By publishing in a professional journal, you demonstrate your expertise. Numerous readers will benefit from your </w:t>
      </w:r>
      <w:r w:rsidR="003A6B3B">
        <w:rPr>
          <w:rFonts w:asciiTheme="minorHAnsi" w:hAnsiTheme="minorHAnsi" w:cstheme="minorHAnsi"/>
          <w:i/>
          <w:iCs/>
          <w:lang w:val="en-US"/>
        </w:rPr>
        <w:t>newly acquired knowledge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7C96F75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5C5A8E7" w14:textId="3FACB093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3AED981C" w14:textId="3B9B4C17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Prose, list or 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4"/>
        <w:gridCol w:w="2494"/>
        <w:gridCol w:w="2494"/>
      </w:tblGrid>
      <w:tr w:rsidR="00CE1F54" w:rsidRPr="00DB205B" w14:paraId="56BCA433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F13D1E" w14:textId="3CC2CCB5" w:rsidR="00CE1F54" w:rsidRPr="00DB205B" w:rsidRDefault="00DB205B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journal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CC284AA" w14:textId="35C05BEC" w:rsidR="00CE1F54" w:rsidRPr="00DB205B" w:rsidRDefault="00DB205B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contact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681C4A" w14:textId="41B7F7B5" w:rsidR="00CE1F54" w:rsidRPr="00DB205B" w:rsidRDefault="00DB205B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reason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21501" w14:textId="249CF77F" w:rsidR="00CE1F54" w:rsidRPr="00DB205B" w:rsidRDefault="00DB205B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possible</w:t>
            </w:r>
            <w:r w:rsidR="00CE1F54"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topic</w:t>
            </w:r>
          </w:p>
        </w:tc>
      </w:tr>
      <w:tr w:rsidR="00CE1F54" w:rsidRPr="00DB205B" w14:paraId="45B1D667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F41464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BF0E54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9589BA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ED17CE8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1CBD79D5" w14:textId="0493FE27" w:rsidR="21E8EC32" w:rsidRPr="006309DA" w:rsidRDefault="21E8EC32" w:rsidP="00CE1F54">
      <w:pPr>
        <w:rPr>
          <w:lang w:val="de-DE"/>
        </w:rPr>
      </w:pPr>
    </w:p>
    <w:sectPr w:rsidR="21E8EC32" w:rsidRPr="006309DA" w:rsidSect="00442773">
      <w:headerReference w:type="default" r:id="rId26"/>
      <w:footerReference w:type="default" r:id="rId27"/>
      <w:headerReference w:type="first" r:id="rId28"/>
      <w:footerReference w:type="first" r:id="rId29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Woock, Kristina" w:date="2023-10-02T11:56:00Z" w:initials="KW">
    <w:p w14:paraId="78FD92FB" w14:textId="6D547CA2" w:rsidR="00F71A69" w:rsidRDefault="00F71A69">
      <w:pPr>
        <w:pStyle w:val="Kommentartext"/>
      </w:pPr>
      <w:r>
        <w:rPr>
          <w:rStyle w:val="Kommentarzeichen"/>
        </w:rPr>
        <w:annotationRef/>
      </w:r>
      <w:r>
        <w:t>Oder Team?</w:t>
      </w:r>
    </w:p>
  </w:comment>
  <w:comment w:id="3" w:author="Woock, Kristina" w:date="2023-10-02T11:58:00Z" w:initials="KW">
    <w:p w14:paraId="70699B53" w14:textId="1BE31973" w:rsidR="00F71A69" w:rsidRDefault="00F71A69">
      <w:pPr>
        <w:pStyle w:val="Kommentartext"/>
      </w:pPr>
      <w:r>
        <w:rPr>
          <w:rStyle w:val="Kommentarzeichen"/>
        </w:rPr>
        <w:annotationRef/>
      </w:r>
      <w:r>
        <w:t>Warum braucht man für diesen Punkt eine Motivation?</w:t>
      </w:r>
    </w:p>
  </w:comment>
  <w:comment w:id="14" w:author="Woock, Kristina" w:date="2023-10-02T12:14:00Z" w:initials="KW">
    <w:p w14:paraId="0FB4BEE0" w14:textId="56289F04" w:rsidR="003A6B3B" w:rsidRDefault="003A6B3B">
      <w:pPr>
        <w:pStyle w:val="Kommentartext"/>
      </w:pPr>
      <w:r>
        <w:rPr>
          <w:rStyle w:val="Kommentarzeichen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FD92FB" w15:done="0"/>
  <w15:commentEx w15:paraId="70699B53" w15:done="0"/>
  <w15:commentEx w15:paraId="0FB4BEE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997269E" w16cex:dateUtc="2023-10-02T09:56:00Z"/>
  <w16cex:commentExtensible w16cex:durableId="4BDED2EA" w16cex:dateUtc="2023-10-02T09:58:00Z"/>
  <w16cex:commentExtensible w16cex:durableId="0D55D6F9" w16cex:dateUtc="2023-10-02T1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FD92FB" w16cid:durableId="2997269E"/>
  <w16cid:commentId w16cid:paraId="70699B53" w16cid:durableId="4BDED2EA"/>
  <w16cid:commentId w16cid:paraId="0FB4BEE0" w16cid:durableId="0D55D6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Pr="00DB205B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7BA559-18E7-4E56-A965-27BFB48EC99D}"/>
    <w:embedBold r:id="rId2" w:fontKey="{2E328B68-2B77-440B-94C7-7A846446084E}"/>
    <w:embedItalic r:id="rId3" w:fontKey="{DAD09975-2601-414F-97A7-6AB025589AEA}"/>
    <w:embedBoldItalic r:id="rId4" w:fontKey="{C78D72EC-57DC-4F04-96DF-6275B96669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5C7B" w14:textId="44D9891B" w:rsidR="00CB16ED" w:rsidRPr="00DB205B" w:rsidRDefault="00CB16ED" w:rsidP="00CB16ED">
    <w:pPr>
      <w:pStyle w:val="Fuzeile"/>
    </w:pPr>
    <w:r w:rsidRPr="00DB205B">
      <w:t xml:space="preserve">© </w:t>
    </w:r>
    <w:proofErr w:type="spellStart"/>
    <w:r w:rsidRPr="00DB205B">
      <w:t>iSAQB</w:t>
    </w:r>
    <w:proofErr w:type="spellEnd"/>
    <w:r w:rsidRPr="00DB205B">
      <w:t xml:space="preserve"> e. V.</w:t>
    </w:r>
    <w:r w:rsidRPr="00DB205B">
      <w:ptab w:relativeTo="margin" w:alignment="center" w:leader="none"/>
    </w:r>
    <w:r w:rsidRPr="00DB205B">
      <w:t xml:space="preserve">                                                  </w:t>
    </w:r>
    <w:r w:rsidR="00EF196B" w:rsidRPr="00DB205B">
      <w:t>Date of publication</w:t>
    </w:r>
    <w:r w:rsidRPr="00DB205B">
      <w:t xml:space="preserve">                                                              </w:t>
    </w:r>
    <w:r w:rsidR="00EF196B" w:rsidRPr="00DB205B">
      <w:t>Page</w:t>
    </w:r>
    <w:r w:rsidRPr="00DB205B">
      <w:t xml:space="preserve"> </w:t>
    </w:r>
    <w:r w:rsidRPr="00DB205B">
      <w:rPr>
        <w:b/>
        <w:bCs/>
      </w:rPr>
      <w:fldChar w:fldCharType="begin"/>
    </w:r>
    <w:r w:rsidRPr="00DB205B">
      <w:rPr>
        <w:b/>
        <w:bCs/>
      </w:rPr>
      <w:instrText>PAGE  \* Arabic  \* MERGEFORMAT</w:instrText>
    </w:r>
    <w:r w:rsidRPr="00DB205B">
      <w:rPr>
        <w:b/>
        <w:bCs/>
      </w:rPr>
      <w:fldChar w:fldCharType="separate"/>
    </w:r>
    <w:r w:rsidRPr="00DB205B">
      <w:rPr>
        <w:b/>
        <w:bCs/>
      </w:rPr>
      <w:t>1</w:t>
    </w:r>
    <w:r w:rsidRPr="00DB205B">
      <w:rPr>
        <w:b/>
        <w:bCs/>
      </w:rPr>
      <w:fldChar w:fldCharType="end"/>
    </w:r>
    <w:r w:rsidRPr="00DB205B">
      <w:t xml:space="preserve"> </w:t>
    </w:r>
    <w:r w:rsidR="00EF196B" w:rsidRPr="00DB205B">
      <w:t>of</w:t>
    </w:r>
    <w:r w:rsidRPr="00DB205B">
      <w:t xml:space="preserve"> </w:t>
    </w:r>
    <w:r w:rsidRPr="00DB205B">
      <w:rPr>
        <w:b/>
        <w:bCs/>
      </w:rPr>
      <w:fldChar w:fldCharType="begin"/>
    </w:r>
    <w:r w:rsidRPr="00DB205B">
      <w:rPr>
        <w:b/>
        <w:bCs/>
      </w:rPr>
      <w:instrText>NUMPAGES  \* Arabic  \* MERGEFORMAT</w:instrText>
    </w:r>
    <w:r w:rsidRPr="00DB205B">
      <w:rPr>
        <w:b/>
        <w:bCs/>
      </w:rPr>
      <w:fldChar w:fldCharType="separate"/>
    </w:r>
    <w:r w:rsidRPr="00DB205B">
      <w:rPr>
        <w:b/>
        <w:bCs/>
      </w:rPr>
      <w:t>12</w:t>
    </w:r>
    <w:r w:rsidRPr="00DB205B">
      <w:rPr>
        <w:b/>
        <w:bCs/>
      </w:rPr>
      <w:fldChar w:fldCharType="end"/>
    </w:r>
    <w:r w:rsidRPr="00DB205B">
      <w:ptab w:relativeTo="margin" w:alignment="right" w:leader="none"/>
    </w:r>
  </w:p>
  <w:p w14:paraId="7B66E89E" w14:textId="2C42B97B" w:rsidR="00442773" w:rsidRPr="00DB205B" w:rsidRDefault="00442773" w:rsidP="00CB16E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3541B8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  <w:rPrChange w:id="17" w:author="Hermann Woock" w:date="2023-10-02T12:24:00Z">
          <w:rPr>
            <w:sz w:val="12"/>
            <w:szCs w:val="12"/>
          </w:rPr>
        </w:rPrChange>
      </w:rPr>
    </w:pPr>
    <w:r w:rsidRPr="00DB205B">
      <w:rPr>
        <w:noProof/>
        <w:color w:val="7F7F7F"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3541B8">
      <w:rPr>
        <w:color w:val="7F7F7F"/>
        <w:sz w:val="12"/>
        <w:szCs w:val="12"/>
        <w:lang w:val="de-DE"/>
        <w:rPrChange w:id="18" w:author="Hermann Woock" w:date="2023-10-02T12:24:00Z">
          <w:rPr>
            <w:color w:val="7F7F7F"/>
            <w:sz w:val="12"/>
            <w:szCs w:val="12"/>
          </w:rPr>
        </w:rPrChange>
      </w:rPr>
      <w:t xml:space="preserve">German Testing Board e.V. Tilo Linz (Vorsitzender), Horst Pohlmann (stellv. </w:t>
    </w:r>
    <w:r w:rsidRPr="003541B8">
      <w:rPr>
        <w:color w:val="7F7F7F"/>
        <w:sz w:val="12"/>
        <w:szCs w:val="12"/>
        <w:lang w:val="de-DE"/>
        <w:rPrChange w:id="19" w:author="Hermann Woock" w:date="2023-10-02T12:24:00Z">
          <w:rPr>
            <w:color w:val="7F7F7F"/>
            <w:sz w:val="12"/>
            <w:szCs w:val="12"/>
          </w:rPr>
        </w:rPrChange>
      </w:rPr>
      <w:t>Vorsitzender)</w:t>
    </w:r>
    <w:r w:rsidRPr="003541B8">
      <w:rPr>
        <w:color w:val="7F7F7F"/>
        <w:sz w:val="12"/>
        <w:szCs w:val="12"/>
        <w:lang w:val="de-DE"/>
        <w:rPrChange w:id="20" w:author="Hermann Woock" w:date="2023-10-02T12:24:00Z">
          <w:rPr>
            <w:color w:val="7F7F7F"/>
            <w:sz w:val="12"/>
            <w:szCs w:val="12"/>
          </w:rPr>
        </w:rPrChange>
      </w:rPr>
      <w:br/>
      <w:t>Vereinssitz: Erlangen, Vereinsregister Nr.:1735, Dresdner Bank AG, BLZ 760 800 40, Konto: 0547351200</w:t>
    </w:r>
    <w:r w:rsidRPr="003541B8">
      <w:rPr>
        <w:color w:val="7F7F7F"/>
        <w:sz w:val="12"/>
        <w:szCs w:val="12"/>
        <w:lang w:val="de-DE"/>
        <w:rPrChange w:id="21" w:author="Hermann Woock" w:date="2023-10-02T12:24:00Z">
          <w:rPr>
            <w:color w:val="7F7F7F"/>
            <w:sz w:val="12"/>
            <w:szCs w:val="12"/>
          </w:rPr>
        </w:rPrChange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3541B8" w14:paraId="0AD69320" w14:textId="77777777">
      <w:tc>
        <w:tcPr>
          <w:tcW w:w="4644" w:type="dxa"/>
        </w:tcPr>
        <w:p w14:paraId="73B8DB9A" w14:textId="77777777" w:rsidR="00BD7FE5" w:rsidRPr="003541B8" w:rsidRDefault="00BD7FE5">
          <w:pPr>
            <w:pStyle w:val="Fuzeile"/>
            <w:rPr>
              <w:sz w:val="12"/>
              <w:szCs w:val="12"/>
              <w:lang w:val="de-DE"/>
              <w:rPrChange w:id="22" w:author="Hermann Woock" w:date="2023-10-02T12:24:00Z">
                <w:rPr>
                  <w:sz w:val="12"/>
                  <w:szCs w:val="12"/>
                </w:rPr>
              </w:rPrChange>
            </w:rPr>
          </w:pPr>
        </w:p>
      </w:tc>
      <w:tc>
        <w:tcPr>
          <w:tcW w:w="4645" w:type="dxa"/>
        </w:tcPr>
        <w:p w14:paraId="15CD94EA" w14:textId="77777777" w:rsidR="00BD7FE5" w:rsidRPr="003541B8" w:rsidRDefault="00BD7FE5">
          <w:pPr>
            <w:pStyle w:val="Fuzeile"/>
            <w:jc w:val="right"/>
            <w:rPr>
              <w:sz w:val="12"/>
              <w:szCs w:val="12"/>
              <w:lang w:val="de-DE"/>
              <w:rPrChange w:id="23" w:author="Hermann Woock" w:date="2023-10-02T12:24:00Z">
                <w:rPr>
                  <w:sz w:val="12"/>
                  <w:szCs w:val="12"/>
                </w:rPr>
              </w:rPrChange>
            </w:rPr>
          </w:pPr>
        </w:p>
      </w:tc>
    </w:tr>
    <w:tr w:rsidR="00BD7FE5" w:rsidRPr="003541B8" w14:paraId="498742D1" w14:textId="77777777">
      <w:tc>
        <w:tcPr>
          <w:tcW w:w="4644" w:type="dxa"/>
        </w:tcPr>
        <w:p w14:paraId="64D6FC5A" w14:textId="77777777" w:rsidR="00BD7FE5" w:rsidRPr="003541B8" w:rsidRDefault="00BD7FE5">
          <w:pPr>
            <w:pStyle w:val="Fuzeile"/>
            <w:rPr>
              <w:sz w:val="12"/>
              <w:szCs w:val="12"/>
              <w:lang w:val="de-DE"/>
              <w:rPrChange w:id="24" w:author="Hermann Woock" w:date="2023-10-02T12:24:00Z">
                <w:rPr>
                  <w:sz w:val="12"/>
                  <w:szCs w:val="12"/>
                </w:rPr>
              </w:rPrChange>
            </w:rPr>
          </w:pPr>
        </w:p>
      </w:tc>
      <w:tc>
        <w:tcPr>
          <w:tcW w:w="4645" w:type="dxa"/>
        </w:tcPr>
        <w:p w14:paraId="269BFEB6" w14:textId="77777777" w:rsidR="00BD7FE5" w:rsidRPr="003541B8" w:rsidRDefault="00BD7FE5">
          <w:pPr>
            <w:pStyle w:val="Fuzeile"/>
            <w:jc w:val="right"/>
            <w:rPr>
              <w:sz w:val="12"/>
              <w:szCs w:val="12"/>
              <w:lang w:val="de-DE"/>
              <w:rPrChange w:id="25" w:author="Hermann Woock" w:date="2023-10-02T12:24:00Z">
                <w:rPr>
                  <w:sz w:val="12"/>
                  <w:szCs w:val="12"/>
                </w:rPr>
              </w:rPrChange>
            </w:rPr>
          </w:pPr>
        </w:p>
      </w:tc>
    </w:tr>
  </w:tbl>
  <w:p w14:paraId="651B1654" w14:textId="77777777" w:rsidR="00BD7FE5" w:rsidRPr="003541B8" w:rsidRDefault="00BD7FE5">
    <w:pPr>
      <w:pStyle w:val="Fuzeile"/>
      <w:rPr>
        <w:sz w:val="12"/>
        <w:szCs w:val="12"/>
        <w:lang w:val="de-DE"/>
        <w:rPrChange w:id="26" w:author="Hermann Woock" w:date="2023-10-02T12:24:00Z">
          <w:rPr>
            <w:sz w:val="12"/>
            <w:szCs w:val="12"/>
          </w:rPr>
        </w:rPrChange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Pr="00DB205B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DB205B" w:rsidRDefault="00BD7FE5">
    <w:pPr>
      <w:pStyle w:val="Kopfzeile"/>
      <w:rPr>
        <w:sz w:val="12"/>
        <w:szCs w:val="12"/>
      </w:rPr>
    </w:pPr>
    <w:r w:rsidRPr="00DB205B">
      <w:rPr>
        <w:noProof/>
        <w:sz w:val="14"/>
        <w:szCs w:val="14"/>
        <w:lang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DB205B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</w:p>
                        <w:p w14:paraId="614741C7" w14:textId="77777777" w:rsidR="00BD7FE5" w:rsidRPr="00DB205B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  <w:r w:rsidRPr="00DB205B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DB205B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DB205B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</w:p>
                  <w:p w14:paraId="614741C7" w14:textId="77777777" w:rsidR="00BD7FE5" w:rsidRPr="00DB205B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  <w:r w:rsidRPr="00DB205B">
                      <w:rPr>
                        <w:rFonts w:ascii="Frutiger-Light" w:hAnsi="Frutiger-Light"/>
                        <w:sz w:val="12"/>
                        <w:szCs w:val="12"/>
                        <w:lang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DB205B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DB205B" w:rsidRDefault="00BD7FE5">
    <w:pPr>
      <w:pStyle w:val="Kopfzeile"/>
      <w:rPr>
        <w:sz w:val="14"/>
        <w:szCs w:val="14"/>
      </w:rPr>
    </w:pPr>
    <w:r w:rsidRPr="00DB205B">
      <w:rPr>
        <w:noProof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DB205B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0870591">
    <w:abstractNumId w:val="14"/>
  </w:num>
  <w:num w:numId="2" w16cid:durableId="548037188">
    <w:abstractNumId w:val="4"/>
  </w:num>
  <w:num w:numId="3" w16cid:durableId="291907692">
    <w:abstractNumId w:val="24"/>
  </w:num>
  <w:num w:numId="4" w16cid:durableId="1890922035">
    <w:abstractNumId w:val="17"/>
  </w:num>
  <w:num w:numId="5" w16cid:durableId="1654408372">
    <w:abstractNumId w:val="10"/>
  </w:num>
  <w:num w:numId="6" w16cid:durableId="1615555551">
    <w:abstractNumId w:val="18"/>
  </w:num>
  <w:num w:numId="7" w16cid:durableId="519704739">
    <w:abstractNumId w:val="15"/>
  </w:num>
  <w:num w:numId="8" w16cid:durableId="806976498">
    <w:abstractNumId w:val="1"/>
  </w:num>
  <w:num w:numId="9" w16cid:durableId="445854190">
    <w:abstractNumId w:val="13"/>
  </w:num>
  <w:num w:numId="10" w16cid:durableId="1622223715">
    <w:abstractNumId w:val="6"/>
  </w:num>
  <w:num w:numId="11" w16cid:durableId="1376739693">
    <w:abstractNumId w:val="12"/>
  </w:num>
  <w:num w:numId="12" w16cid:durableId="1798570355">
    <w:abstractNumId w:val="22"/>
  </w:num>
  <w:num w:numId="13" w16cid:durableId="336732168">
    <w:abstractNumId w:val="19"/>
  </w:num>
  <w:num w:numId="14" w16cid:durableId="2114549878">
    <w:abstractNumId w:val="28"/>
  </w:num>
  <w:num w:numId="15" w16cid:durableId="629167489">
    <w:abstractNumId w:val="27"/>
  </w:num>
  <w:num w:numId="16" w16cid:durableId="1605190865">
    <w:abstractNumId w:val="0"/>
  </w:num>
  <w:num w:numId="17" w16cid:durableId="70516956">
    <w:abstractNumId w:val="3"/>
  </w:num>
  <w:num w:numId="18" w16cid:durableId="624238728">
    <w:abstractNumId w:val="21"/>
  </w:num>
  <w:num w:numId="19" w16cid:durableId="785268827">
    <w:abstractNumId w:val="8"/>
  </w:num>
  <w:num w:numId="20" w16cid:durableId="1774783236">
    <w:abstractNumId w:val="23"/>
  </w:num>
  <w:num w:numId="21" w16cid:durableId="189027240">
    <w:abstractNumId w:val="20"/>
  </w:num>
  <w:num w:numId="22" w16cid:durableId="163014699">
    <w:abstractNumId w:val="26"/>
  </w:num>
  <w:num w:numId="23" w16cid:durableId="135988984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974986919">
    <w:abstractNumId w:val="5"/>
  </w:num>
  <w:num w:numId="25" w16cid:durableId="1921406962">
    <w:abstractNumId w:val="7"/>
  </w:num>
  <w:num w:numId="26" w16cid:durableId="1341858714">
    <w:abstractNumId w:val="2"/>
  </w:num>
  <w:num w:numId="27" w16cid:durableId="70391454">
    <w:abstractNumId w:val="11"/>
  </w:num>
  <w:num w:numId="28" w16cid:durableId="572859045">
    <w:abstractNumId w:val="9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rmann Woock">
    <w15:presenceInfo w15:providerId="AD" w15:userId="S::hermann.woock@oose.de::43239c76-4887-42c7-b5ed-104b798e9270"/>
  </w15:person>
  <w15:person w15:author="Woock, Kristina">
    <w15:presenceInfo w15:providerId="AD" w15:userId="S::kristina.woock@haw-hamburg.de::f088a943-4eb4-40ae-852b-1d24947146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mailMerge>
    <w:mainDocumentType w:val="formLetters"/>
    <w:dataType w:val="textFile"/>
    <w:activeRecord w:val="-1"/>
  </w:mailMerge>
  <w:trackRevisions/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432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A424F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C149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30230E"/>
    <w:rsid w:val="003023F4"/>
    <w:rsid w:val="00306915"/>
    <w:rsid w:val="003144A2"/>
    <w:rsid w:val="00316A4E"/>
    <w:rsid w:val="00320087"/>
    <w:rsid w:val="00326116"/>
    <w:rsid w:val="00343474"/>
    <w:rsid w:val="003475FD"/>
    <w:rsid w:val="0035119B"/>
    <w:rsid w:val="003521F0"/>
    <w:rsid w:val="0035260B"/>
    <w:rsid w:val="003541B8"/>
    <w:rsid w:val="00374C4A"/>
    <w:rsid w:val="0037517C"/>
    <w:rsid w:val="00376F21"/>
    <w:rsid w:val="00381E42"/>
    <w:rsid w:val="003A30DA"/>
    <w:rsid w:val="003A3D44"/>
    <w:rsid w:val="003A6B3B"/>
    <w:rsid w:val="003A6BE9"/>
    <w:rsid w:val="003B6FD8"/>
    <w:rsid w:val="003B75B4"/>
    <w:rsid w:val="003B7EB1"/>
    <w:rsid w:val="003C2D99"/>
    <w:rsid w:val="003D0119"/>
    <w:rsid w:val="003D2067"/>
    <w:rsid w:val="003D6FA2"/>
    <w:rsid w:val="003E2AA4"/>
    <w:rsid w:val="003E330C"/>
    <w:rsid w:val="0041750A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6BDD"/>
    <w:rsid w:val="007C356D"/>
    <w:rsid w:val="007C682F"/>
    <w:rsid w:val="007D67E9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75E62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37F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03FE"/>
    <w:rsid w:val="00A02647"/>
    <w:rsid w:val="00A034B1"/>
    <w:rsid w:val="00A07BA5"/>
    <w:rsid w:val="00A312D4"/>
    <w:rsid w:val="00A340FA"/>
    <w:rsid w:val="00A35195"/>
    <w:rsid w:val="00A37D16"/>
    <w:rsid w:val="00A5012A"/>
    <w:rsid w:val="00A520DC"/>
    <w:rsid w:val="00A614E9"/>
    <w:rsid w:val="00A7620C"/>
    <w:rsid w:val="00AB19E4"/>
    <w:rsid w:val="00AB48BE"/>
    <w:rsid w:val="00AB5F60"/>
    <w:rsid w:val="00AD523A"/>
    <w:rsid w:val="00AE64A1"/>
    <w:rsid w:val="00AF0057"/>
    <w:rsid w:val="00AF4FC3"/>
    <w:rsid w:val="00B0167B"/>
    <w:rsid w:val="00B33318"/>
    <w:rsid w:val="00B452D7"/>
    <w:rsid w:val="00B71ACE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76840"/>
    <w:rsid w:val="00C87B2F"/>
    <w:rsid w:val="00C94382"/>
    <w:rsid w:val="00C97401"/>
    <w:rsid w:val="00CB16ED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6527"/>
    <w:rsid w:val="00D82EA3"/>
    <w:rsid w:val="00D93164"/>
    <w:rsid w:val="00DA2C3F"/>
    <w:rsid w:val="00DB205B"/>
    <w:rsid w:val="00DB2B5C"/>
    <w:rsid w:val="00DB4BA8"/>
    <w:rsid w:val="00DC2D8C"/>
    <w:rsid w:val="00DC3067"/>
    <w:rsid w:val="00DC7806"/>
    <w:rsid w:val="00DD5D22"/>
    <w:rsid w:val="00DE3884"/>
    <w:rsid w:val="00DF56C2"/>
    <w:rsid w:val="00DF76E6"/>
    <w:rsid w:val="00E03130"/>
    <w:rsid w:val="00E0748F"/>
    <w:rsid w:val="00E1461D"/>
    <w:rsid w:val="00E2265F"/>
    <w:rsid w:val="00E23577"/>
    <w:rsid w:val="00E24AA6"/>
    <w:rsid w:val="00E30FED"/>
    <w:rsid w:val="00E356E0"/>
    <w:rsid w:val="00E36784"/>
    <w:rsid w:val="00E4194D"/>
    <w:rsid w:val="00E421D9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196B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1A69"/>
    <w:rsid w:val="00F7718D"/>
    <w:rsid w:val="00F77A96"/>
    <w:rsid w:val="00F81EEB"/>
    <w:rsid w:val="00F871ED"/>
    <w:rsid w:val="00FA400B"/>
    <w:rsid w:val="00FA5FA4"/>
    <w:rsid w:val="00FB7BFD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21"/>
    <o:shapelayout v:ext="edit">
      <o:idmap v:ext="edit" data="1"/>
    </o:shapelayout>
  </w:shapeDefaults>
  <w:decimalSymbol w:val=","/>
  <w:listSeparator w:val=";"/>
  <w14:docId w14:val="00FCE8ED"/>
  <w15:docId w15:val="{8F134B56-39D7-4AD4-8D82-FCF42A8C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US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CB16ED"/>
    <w:rPr>
      <w:rFonts w:ascii="Arial" w:hAnsi="Arial" w:cs="Arial"/>
      <w:kern w:val="28"/>
      <w:sz w:val="16"/>
      <w:lang w:val="en-GB" w:eastAsia="zh-CN"/>
    </w:rPr>
  </w:style>
  <w:style w:type="paragraph" w:styleId="berarbeitung">
    <w:name w:val="Revision"/>
    <w:hidden/>
    <w:uiPriority w:val="99"/>
    <w:semiHidden/>
    <w:rsid w:val="00F71A69"/>
    <w:rPr>
      <w:rFonts w:ascii="Arial" w:hAnsi="Arial" w:cs="Arial"/>
      <w:kern w:val="28"/>
      <w:sz w:val="21"/>
      <w:lang w:val="en-US" w:eastAsia="zh-C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71A69"/>
    <w:pPr>
      <w:jc w:val="both"/>
    </w:pPr>
    <w:rPr>
      <w:rFonts w:ascii="Arial" w:hAnsi="Arial" w:cs="Arial"/>
      <w:b/>
      <w:bCs/>
      <w:kern w:val="28"/>
      <w:lang w:val="en-US" w:eastAsia="zh-CN"/>
    </w:rPr>
  </w:style>
  <w:style w:type="character" w:customStyle="1" w:styleId="KommentartextZchn">
    <w:name w:val="Kommentartext Zchn"/>
    <w:basedOn w:val="Absatz-Standardschriftart"/>
    <w:link w:val="Kommentartext"/>
    <w:semiHidden/>
    <w:rsid w:val="00F71A69"/>
    <w:rPr>
      <w:rFonts w:ascii="StoneSans" w:hAnsi="StoneSans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71A69"/>
    <w:rPr>
      <w:rFonts w:ascii="Arial" w:hAnsi="Arial" w:cs="Arial"/>
      <w:b/>
      <w:bCs/>
      <w:kern w:val="2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file:///C:\Users\franzi\Downloads\Vorlage%20f&#252;r%20Roadmap%202020-11-15%20(1).odt" TargetMode="External"/><Relationship Id="rId18" Type="http://schemas.openxmlformats.org/officeDocument/2006/relationships/hyperlink" Target="file:///C:\Users\franzi\Downloads\Vorlage%20f&#252;r%20Roadmap%202020-11-15%20(1).odt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file:///C:\Users\franzi\Downloads\Vorlage%20f&#252;r%20Roadmap%202020-11-15%20(1).odt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franzi\Downloads\Vorlage%20f&#252;r%20Roadmap%202020-11-15%20(1).odt" TargetMode="External"/><Relationship Id="rId17" Type="http://schemas.openxmlformats.org/officeDocument/2006/relationships/hyperlink" Target="file:///C:\Users\franzi\Downloads\Vorlage%20f&#252;r%20Roadmap%202020-11-15%20(1).odt" TargetMode="External"/><Relationship Id="rId25" Type="http://schemas.openxmlformats.org/officeDocument/2006/relationships/hyperlink" Target="file:///C:\Users\franzi\Downloads\Vorlage%20f&#252;r%20Roadmap%202020-11-15%20(1).odt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franzi\Downloads\Vorlage%20f&#252;r%20Roadmap%202020-11-15%20(1).odt" TargetMode="External"/><Relationship Id="rId20" Type="http://schemas.openxmlformats.org/officeDocument/2006/relationships/hyperlink" Target="file:///C:\Users\franzi\Downloads\Vorlage%20f&#252;r%20Roadmap%202020-11-15%20(1).odt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file:///C:\Users\franzi\Downloads\Vorlage%20f&#252;r%20Roadmap%202020-11-15%20(1).od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franzi\Downloads\Vorlage%20f&#252;r%20Roadmap%202020-11-15%20(1).odt" TargetMode="External"/><Relationship Id="rId23" Type="http://schemas.openxmlformats.org/officeDocument/2006/relationships/hyperlink" Target="file:///C:\Users\franzi\Downloads\Vorlage%20f&#252;r%20Roadmap%202020-11-15%20(1).odt" TargetMode="External"/><Relationship Id="rId28" Type="http://schemas.openxmlformats.org/officeDocument/2006/relationships/header" Target="header2.xml"/><Relationship Id="rId10" Type="http://schemas.microsoft.com/office/2016/09/relationships/commentsIds" Target="commentsIds.xml"/><Relationship Id="rId19" Type="http://schemas.openxmlformats.org/officeDocument/2006/relationships/hyperlink" Target="file:///C:\Users\franzi\Downloads\Vorlage%20f&#252;r%20Roadmap%202020-11-15%20(1).odt" TargetMode="Externa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file:///C:\Users\franzi\Downloads\Vorlage%20f&#252;r%20Roadmap%202020-11-15%20(1).odt" TargetMode="External"/><Relationship Id="rId22" Type="http://schemas.openxmlformats.org/officeDocument/2006/relationships/hyperlink" Target="file:///C:\Users\franzi\Downloads\Vorlage%20f&#252;r%20Roadmap%202020-11-15%20(1).odt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5DEBE-9965-4FB7-B9DC-8CDA756F5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1053</Words>
  <Characters>7805</Characters>
  <Application>Microsoft Office Word</Application>
  <DocSecurity>4</DocSecurity>
  <Lines>65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Rechnung</vt:lpstr>
    </vt:vector>
  </TitlesOfParts>
  <Company/>
  <LinksUpToDate>false</LinksUpToDate>
  <CharactersWithSpaces>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Rechnung</dc:title>
  <dc:creator>Bettina S. Tacke</dc:creator>
  <cp:keywords>#3892</cp:keywords>
  <cp:lastModifiedBy>Hermann Woock</cp:lastModifiedBy>
  <cp:revision>2</cp:revision>
  <cp:lastPrinted>2018-08-30T07:59:00Z</cp:lastPrinted>
  <dcterms:created xsi:type="dcterms:W3CDTF">2023-10-02T10:30:00Z</dcterms:created>
  <dcterms:modified xsi:type="dcterms:W3CDTF">2023-10-02T10:30:00Z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-Titel">
    <vt:lpwstr>1</vt:lpwstr>
  </property>
  <property fmtid="{D5CDD505-2E9C-101B-9397-08002B2CF9AE}" pid="3" name="E-Mail">
    <vt:lpwstr>1</vt:lpwstr>
  </property>
  <property fmtid="{D5CDD505-2E9C-101B-9397-08002B2CF9AE}" pid="4" name="Autor-Zeichen">
    <vt:lpwstr>1</vt:lpwstr>
  </property>
  <property fmtid="{D5CDD505-2E9C-101B-9397-08002B2CF9AE}" pid="5" name="Autor-Titel2">
    <vt:lpwstr>1</vt:lpwstr>
  </property>
</Properties>
</file>